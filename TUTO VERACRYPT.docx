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AD404" w14:textId="68BF3359" w:rsidR="00CA2CBA" w:rsidRPr="009315CE" w:rsidRDefault="00AA54FA">
      <w:pPr>
        <w:pBdr>
          <w:top w:val="single" w:sz="4" w:space="1" w:color="auto"/>
          <w:left w:val="single" w:sz="4" w:space="4" w:color="auto"/>
          <w:bottom w:val="single" w:sz="4" w:space="1" w:color="auto"/>
          <w:right w:val="single" w:sz="4" w:space="4" w:color="auto"/>
        </w:pBdr>
        <w:jc w:val="center"/>
        <w:rPr>
          <w:rFonts w:ascii="Arial Narrow" w:hAnsi="Arial Narrow" w:cs="Times New Roman"/>
          <w:b/>
          <w:sz w:val="40"/>
          <w:szCs w:val="28"/>
          <w:rPrChange w:id="0" w:author="Salim Azim ASSANI" w:date="2018-02-14T15:58:00Z">
            <w:rPr>
              <w:rFonts w:ascii="Times New Roman" w:hAnsi="Times New Roman" w:cs="Times New Roman"/>
              <w:b/>
            </w:rPr>
          </w:rPrChange>
        </w:rPr>
        <w:pPrChange w:id="1" w:author="Salim Azim ASSANI" w:date="2018-02-14T16:00:00Z">
          <w:pPr>
            <w:jc w:val="center"/>
          </w:pPr>
        </w:pPrChange>
      </w:pPr>
      <w:r w:rsidRPr="009315CE">
        <w:rPr>
          <w:rFonts w:ascii="Arial Narrow" w:hAnsi="Arial Narrow" w:cs="Times New Roman"/>
          <w:b/>
          <w:sz w:val="40"/>
          <w:szCs w:val="28"/>
          <w:rPrChange w:id="2" w:author="Salim Azim ASSANI" w:date="2018-02-14T15:58:00Z">
            <w:rPr>
              <w:rFonts w:ascii="Times New Roman" w:hAnsi="Times New Roman" w:cs="Times New Roman"/>
              <w:b/>
            </w:rPr>
          </w:rPrChange>
        </w:rPr>
        <w:t>Veracrypt : Comment crypter ses données facilement</w:t>
      </w:r>
      <w:ins w:id="3" w:author="Niavo1" w:date="2018-03-12T10:07:00Z">
        <w:r w:rsidR="0080759B">
          <w:rPr>
            <w:rFonts w:ascii="Arial Narrow" w:hAnsi="Arial Narrow" w:cs="Times New Roman"/>
            <w:b/>
            <w:sz w:val="40"/>
            <w:szCs w:val="28"/>
          </w:rPr>
          <w:t> ?</w:t>
        </w:r>
      </w:ins>
    </w:p>
    <w:p w14:paraId="53B48215" w14:textId="77777777" w:rsidR="00AA54FA" w:rsidRPr="009315CE" w:rsidRDefault="00AA54FA">
      <w:pPr>
        <w:rPr>
          <w:rFonts w:ascii="Arial Narrow" w:hAnsi="Arial Narrow" w:cs="Times New Roman"/>
          <w:sz w:val="28"/>
          <w:szCs w:val="28"/>
          <w:rPrChange w:id="4" w:author="Salim Azim ASSANI" w:date="2018-02-14T15:57:00Z">
            <w:rPr>
              <w:rFonts w:ascii="Times New Roman" w:hAnsi="Times New Roman" w:cs="Times New Roman"/>
            </w:rPr>
          </w:rPrChange>
        </w:rPr>
      </w:pPr>
    </w:p>
    <w:p w14:paraId="4EEF374B" w14:textId="4BFE1353" w:rsidR="005F35F7" w:rsidRPr="00EC2908" w:rsidRDefault="005F35F7">
      <w:pPr>
        <w:pStyle w:val="Paragraphedeliste"/>
        <w:numPr>
          <w:ilvl w:val="0"/>
          <w:numId w:val="9"/>
        </w:numPr>
        <w:rPr>
          <w:ins w:id="5" w:author="Salim Azim ASSANI" w:date="2018-02-14T16:00:00Z"/>
          <w:rFonts w:ascii="Arial Narrow" w:hAnsi="Arial Narrow" w:cs="Times New Roman"/>
          <w:b/>
          <w:sz w:val="28"/>
          <w:szCs w:val="28"/>
          <w:rPrChange w:id="6" w:author="Salim Azim ASSANI" w:date="2018-02-14T16:00:00Z">
            <w:rPr>
              <w:ins w:id="7" w:author="Salim Azim ASSANI" w:date="2018-02-14T16:00:00Z"/>
            </w:rPr>
          </w:rPrChange>
        </w:rPr>
        <w:pPrChange w:id="8" w:author="Salim Azim ASSANI" w:date="2018-02-14T16:00:00Z">
          <w:pPr/>
        </w:pPrChange>
      </w:pPr>
      <w:r w:rsidRPr="00EC2908">
        <w:rPr>
          <w:rFonts w:ascii="Arial Narrow" w:hAnsi="Arial Narrow" w:cs="Times New Roman"/>
          <w:b/>
          <w:sz w:val="28"/>
          <w:szCs w:val="28"/>
          <w:rPrChange w:id="9" w:author="Salim Azim ASSANI" w:date="2018-02-14T16:00:00Z">
            <w:rPr>
              <w:rFonts w:ascii="Times New Roman" w:hAnsi="Times New Roman" w:cs="Times New Roman"/>
              <w:b/>
            </w:rPr>
          </w:rPrChange>
        </w:rPr>
        <w:t>Un mot sur le chiffrement</w:t>
      </w:r>
      <w:ins w:id="10" w:author="Niavo1" w:date="2018-03-12T10:08:00Z">
        <w:r w:rsidR="0080759B">
          <w:rPr>
            <w:rFonts w:ascii="Arial Narrow" w:hAnsi="Arial Narrow" w:cs="Times New Roman"/>
            <w:b/>
            <w:sz w:val="28"/>
            <w:szCs w:val="28"/>
          </w:rPr>
          <w:t> :</w:t>
        </w:r>
      </w:ins>
    </w:p>
    <w:p w14:paraId="749E3EC2" w14:textId="77777777" w:rsidR="00EC2908" w:rsidRDefault="00EC2908">
      <w:pPr>
        <w:rPr>
          <w:ins w:id="11" w:author="Salim Azim ASSANI" w:date="2018-02-14T15:58:00Z"/>
          <w:rFonts w:ascii="Arial Narrow" w:hAnsi="Arial Narrow" w:cs="Times New Roman"/>
          <w:b/>
          <w:sz w:val="28"/>
          <w:szCs w:val="28"/>
        </w:rPr>
      </w:pPr>
    </w:p>
    <w:p w14:paraId="6CD17085" w14:textId="119A215C" w:rsidR="00EC2908" w:rsidRPr="00EC2908" w:rsidRDefault="0080759B">
      <w:pPr>
        <w:jc w:val="both"/>
        <w:rPr>
          <w:ins w:id="12" w:author="Salim Azim ASSANI" w:date="2018-02-14T15:59:00Z"/>
          <w:rFonts w:ascii="Arial Narrow" w:hAnsi="Arial Narrow" w:cs="Times New Roman"/>
          <w:sz w:val="28"/>
          <w:szCs w:val="28"/>
          <w:rPrChange w:id="13" w:author="Salim Azim ASSANI" w:date="2018-02-14T16:00:00Z">
            <w:rPr>
              <w:ins w:id="14" w:author="Salim Azim ASSANI" w:date="2018-02-14T15:59:00Z"/>
              <w:rFonts w:ascii="Arial Narrow" w:hAnsi="Arial Narrow" w:cs="Times New Roman"/>
              <w:b/>
              <w:sz w:val="28"/>
              <w:szCs w:val="28"/>
            </w:rPr>
          </w:rPrChange>
        </w:rPr>
        <w:pPrChange w:id="15" w:author="Salim Azim ASSANI" w:date="2018-02-14T16:00:00Z">
          <w:pPr/>
        </w:pPrChange>
      </w:pPr>
      <w:ins w:id="16" w:author="Niavo1" w:date="2018-03-12T10:08:00Z">
        <w:r>
          <w:rPr>
            <w:rFonts w:ascii="Arial Narrow" w:hAnsi="Arial Narrow" w:cs="Times New Roman"/>
            <w:sz w:val="28"/>
            <w:szCs w:val="28"/>
          </w:rPr>
          <w:t xml:space="preserve">Qu’est ce qu’on entend par chiffrement ? </w:t>
        </w:r>
      </w:ins>
      <w:ins w:id="17" w:author="Salim Azim ASSANI" w:date="2018-02-14T15:59:00Z">
        <w:r w:rsidR="00EC2908" w:rsidRPr="00EC2908">
          <w:rPr>
            <w:rFonts w:ascii="Arial Narrow" w:hAnsi="Arial Narrow" w:cs="Times New Roman"/>
            <w:sz w:val="28"/>
            <w:szCs w:val="28"/>
            <w:rPrChange w:id="18" w:author="Salim Azim ASSANI" w:date="2018-02-14T16:00:00Z">
              <w:rPr>
                <w:rFonts w:ascii="Arial Narrow" w:hAnsi="Arial Narrow" w:cs="Times New Roman"/>
                <w:b/>
                <w:sz w:val="28"/>
                <w:szCs w:val="28"/>
              </w:rPr>
            </w:rPrChange>
          </w:rPr>
          <w:t>Le </w:t>
        </w:r>
        <w:r w:rsidR="00EC2908" w:rsidRPr="00EC2908">
          <w:rPr>
            <w:rFonts w:ascii="Arial Narrow" w:hAnsi="Arial Narrow" w:cs="Times New Roman"/>
            <w:bCs/>
            <w:sz w:val="28"/>
            <w:szCs w:val="28"/>
            <w:rPrChange w:id="19" w:author="Salim Azim ASSANI" w:date="2018-02-14T16:00:00Z">
              <w:rPr>
                <w:rFonts w:ascii="Arial Narrow" w:hAnsi="Arial Narrow" w:cs="Times New Roman"/>
                <w:b/>
                <w:bCs/>
                <w:sz w:val="28"/>
                <w:szCs w:val="28"/>
              </w:rPr>
            </w:rPrChange>
          </w:rPr>
          <w:t>chiffrement</w:t>
        </w:r>
        <w:r w:rsidR="00EC2908" w:rsidRPr="00EC2908">
          <w:rPr>
            <w:rFonts w:ascii="Arial Narrow" w:hAnsi="Arial Narrow" w:cs="Times New Roman"/>
            <w:sz w:val="28"/>
            <w:szCs w:val="28"/>
            <w:rPrChange w:id="20" w:author="Salim Azim ASSANI" w:date="2018-02-14T16:00:00Z">
              <w:rPr>
                <w:rFonts w:ascii="Arial Narrow" w:hAnsi="Arial Narrow" w:cs="Times New Roman"/>
                <w:b/>
                <w:sz w:val="28"/>
                <w:szCs w:val="28"/>
              </w:rPr>
            </w:rPrChange>
          </w:rPr>
          <w:t> désigne la pratique consistant à coder et décoder des données. Des données chiffrées sont des données qui ont été codées à l'aide d'un algorithme de sorte </w:t>
        </w:r>
        <w:r w:rsidR="00EC2908" w:rsidRPr="00EC2908">
          <w:rPr>
            <w:rFonts w:ascii="Arial Narrow" w:hAnsi="Arial Narrow" w:cs="Times New Roman"/>
            <w:bCs/>
            <w:sz w:val="28"/>
            <w:szCs w:val="28"/>
            <w:rPrChange w:id="21" w:author="Salim Azim ASSANI" w:date="2018-02-14T16:00:00Z">
              <w:rPr>
                <w:rFonts w:ascii="Arial Narrow" w:hAnsi="Arial Narrow" w:cs="Times New Roman"/>
                <w:b/>
                <w:bCs/>
                <w:sz w:val="28"/>
                <w:szCs w:val="28"/>
              </w:rPr>
            </w:rPrChange>
          </w:rPr>
          <w:t>qu</w:t>
        </w:r>
        <w:r w:rsidR="00EC2908" w:rsidRPr="00EC2908">
          <w:rPr>
            <w:rFonts w:ascii="Arial Narrow" w:hAnsi="Arial Narrow" w:cs="Times New Roman"/>
            <w:sz w:val="28"/>
            <w:szCs w:val="28"/>
            <w:rPrChange w:id="22" w:author="Salim Azim ASSANI" w:date="2018-02-14T16:00:00Z">
              <w:rPr>
                <w:rFonts w:ascii="Arial Narrow" w:hAnsi="Arial Narrow" w:cs="Times New Roman"/>
                <w:b/>
                <w:sz w:val="28"/>
                <w:szCs w:val="28"/>
              </w:rPr>
            </w:rPrChange>
          </w:rPr>
          <w:t>'elles ne se présentent plus sous leur forme d'origine et ne soient donc plus lisibles.</w:t>
        </w:r>
      </w:ins>
      <w:ins w:id="23" w:author="Niavo1" w:date="2018-03-12T10:38:00Z">
        <w:r w:rsidR="003F105D">
          <w:rPr>
            <w:rFonts w:ascii="Arial Narrow" w:hAnsi="Arial Narrow" w:cs="Times New Roman"/>
            <w:sz w:val="28"/>
            <w:szCs w:val="28"/>
          </w:rPr>
          <w:t xml:space="preserve"> En termes simples, le chiffrement consiste donc à protéger les fichiers dans le but de ne les montrer qu’aux personnes concernées. </w:t>
        </w:r>
      </w:ins>
    </w:p>
    <w:p w14:paraId="42259693" w14:textId="77777777" w:rsidR="00EC2908" w:rsidRPr="009315CE" w:rsidRDefault="00EC2908">
      <w:pPr>
        <w:rPr>
          <w:rFonts w:ascii="Arial Narrow" w:hAnsi="Arial Narrow" w:cs="Times New Roman"/>
          <w:b/>
          <w:sz w:val="28"/>
          <w:szCs w:val="28"/>
          <w:rPrChange w:id="24" w:author="Salim Azim ASSANI" w:date="2018-02-14T15:57:00Z">
            <w:rPr>
              <w:rFonts w:ascii="Times New Roman" w:hAnsi="Times New Roman" w:cs="Times New Roman"/>
              <w:b/>
            </w:rPr>
          </w:rPrChange>
        </w:rPr>
      </w:pPr>
    </w:p>
    <w:p w14:paraId="4A292604" w14:textId="19013A3A" w:rsidR="00AA54FA" w:rsidRPr="00EC2908" w:rsidRDefault="00AA54FA">
      <w:pPr>
        <w:pStyle w:val="Paragraphedeliste"/>
        <w:numPr>
          <w:ilvl w:val="0"/>
          <w:numId w:val="9"/>
        </w:numPr>
        <w:rPr>
          <w:rFonts w:ascii="Arial Narrow" w:hAnsi="Arial Narrow" w:cs="Times New Roman"/>
          <w:b/>
          <w:sz w:val="28"/>
          <w:szCs w:val="28"/>
          <w:rPrChange w:id="25" w:author="Salim Azim ASSANI" w:date="2018-02-14T16:01:00Z">
            <w:rPr>
              <w:rFonts w:ascii="Times New Roman" w:hAnsi="Times New Roman" w:cs="Times New Roman"/>
              <w:b/>
            </w:rPr>
          </w:rPrChange>
        </w:rPr>
        <w:pPrChange w:id="26" w:author="Salim Azim ASSANI" w:date="2018-02-14T16:01:00Z">
          <w:pPr/>
        </w:pPrChange>
      </w:pPr>
      <w:r w:rsidRPr="00EC2908">
        <w:rPr>
          <w:rFonts w:ascii="Arial Narrow" w:hAnsi="Arial Narrow" w:cs="Times New Roman"/>
          <w:b/>
          <w:sz w:val="28"/>
          <w:szCs w:val="28"/>
          <w:rPrChange w:id="27" w:author="Salim Azim ASSANI" w:date="2018-02-14T16:01:00Z">
            <w:rPr>
              <w:rFonts w:ascii="Times New Roman" w:hAnsi="Times New Roman" w:cs="Times New Roman"/>
              <w:b/>
            </w:rPr>
          </w:rPrChange>
        </w:rPr>
        <w:t>Présentation</w:t>
      </w:r>
      <w:r w:rsidR="005F35F7" w:rsidRPr="00EC2908">
        <w:rPr>
          <w:rFonts w:ascii="Arial Narrow" w:hAnsi="Arial Narrow" w:cs="Times New Roman"/>
          <w:b/>
          <w:sz w:val="28"/>
          <w:szCs w:val="28"/>
          <w:rPrChange w:id="28" w:author="Salim Azim ASSANI" w:date="2018-02-14T16:01:00Z">
            <w:rPr>
              <w:rFonts w:ascii="Times New Roman" w:hAnsi="Times New Roman" w:cs="Times New Roman"/>
              <w:b/>
            </w:rPr>
          </w:rPrChange>
        </w:rPr>
        <w:t xml:space="preserve"> de Veracrypt</w:t>
      </w:r>
    </w:p>
    <w:p w14:paraId="38053AEB" w14:textId="77777777" w:rsidR="00122AF5" w:rsidDel="00EC2908" w:rsidRDefault="00122AF5">
      <w:pPr>
        <w:rPr>
          <w:del w:id="29" w:author="Salim Azim ASSANI" w:date="2018-02-14T16:01:00Z"/>
          <w:rFonts w:ascii="Arial Narrow" w:hAnsi="Arial Narrow" w:cs="Times New Roman"/>
          <w:sz w:val="28"/>
          <w:szCs w:val="28"/>
        </w:rPr>
        <w:pPrChange w:id="30" w:author="Salim Azim ASSANI" w:date="2018-02-14T16:00:00Z">
          <w:pPr>
            <w:pStyle w:val="Paragraphedeliste"/>
            <w:numPr>
              <w:numId w:val="3"/>
            </w:numPr>
            <w:ind w:hanging="360"/>
          </w:pPr>
        </w:pPrChange>
      </w:pPr>
    </w:p>
    <w:p w14:paraId="5EDE66BD" w14:textId="77777777" w:rsidR="00EC2908" w:rsidRPr="009315CE" w:rsidRDefault="00EC2908" w:rsidP="00122AF5">
      <w:pPr>
        <w:pStyle w:val="Paragraphedeliste"/>
        <w:rPr>
          <w:ins w:id="31" w:author="Salim Azim ASSANI" w:date="2018-02-14T16:02:00Z"/>
          <w:rFonts w:ascii="Arial Narrow" w:hAnsi="Arial Narrow" w:cs="Times New Roman"/>
          <w:sz w:val="28"/>
          <w:szCs w:val="28"/>
          <w:rPrChange w:id="32" w:author="Salim Azim ASSANI" w:date="2018-02-14T15:57:00Z">
            <w:rPr>
              <w:ins w:id="33" w:author="Salim Azim ASSANI" w:date="2018-02-14T16:02:00Z"/>
              <w:rFonts w:ascii="Times New Roman" w:hAnsi="Times New Roman" w:cs="Times New Roman"/>
            </w:rPr>
          </w:rPrChange>
        </w:rPr>
      </w:pPr>
    </w:p>
    <w:p w14:paraId="49EF391C" w14:textId="5546CE08" w:rsidR="00EC2908" w:rsidRPr="00EC2908" w:rsidRDefault="00EC2908">
      <w:pPr>
        <w:pStyle w:val="Paragraphedeliste"/>
        <w:numPr>
          <w:ilvl w:val="1"/>
          <w:numId w:val="11"/>
        </w:numPr>
        <w:rPr>
          <w:ins w:id="34" w:author="Salim Azim ASSANI" w:date="2018-02-14T16:03:00Z"/>
          <w:rFonts w:ascii="Arial Narrow" w:hAnsi="Arial Narrow" w:cs="Times New Roman"/>
          <w:b/>
          <w:sz w:val="28"/>
          <w:szCs w:val="28"/>
          <w:rPrChange w:id="35" w:author="Salim Azim ASSANI" w:date="2018-02-14T16:03:00Z">
            <w:rPr>
              <w:ins w:id="36" w:author="Salim Azim ASSANI" w:date="2018-02-14T16:03:00Z"/>
            </w:rPr>
          </w:rPrChange>
        </w:rPr>
        <w:pPrChange w:id="37" w:author="Salim Azim ASSANI" w:date="2018-02-14T16:03:00Z">
          <w:pPr>
            <w:pStyle w:val="Paragraphedeliste"/>
            <w:numPr>
              <w:ilvl w:val="1"/>
              <w:numId w:val="10"/>
            </w:numPr>
            <w:ind w:hanging="720"/>
          </w:pPr>
        </w:pPrChange>
      </w:pPr>
      <w:ins w:id="38" w:author="Salim Azim ASSANI" w:date="2018-02-14T16:03:00Z">
        <w:r w:rsidRPr="00EC2908">
          <w:rPr>
            <w:rFonts w:ascii="Arial Narrow" w:hAnsi="Arial Narrow" w:cs="Times New Roman"/>
            <w:b/>
            <w:sz w:val="28"/>
            <w:szCs w:val="28"/>
            <w:rPrChange w:id="39" w:author="Salim Azim ASSANI" w:date="2018-02-14T16:03:00Z">
              <w:rPr/>
            </w:rPrChange>
          </w:rPr>
          <w:t>Historique</w:t>
        </w:r>
      </w:ins>
    </w:p>
    <w:p w14:paraId="4DC42EAE" w14:textId="24E6EBC2" w:rsidR="00EC2908" w:rsidRPr="00EC2908" w:rsidRDefault="00AA54FA">
      <w:pPr>
        <w:rPr>
          <w:rFonts w:ascii="Arial Narrow" w:hAnsi="Arial Narrow" w:cs="Times New Roman"/>
          <w:b/>
          <w:sz w:val="28"/>
          <w:szCs w:val="28"/>
          <w:rPrChange w:id="40" w:author="Salim Azim ASSANI" w:date="2018-02-14T16:00:00Z">
            <w:rPr>
              <w:rFonts w:ascii="Times New Roman" w:hAnsi="Times New Roman" w:cs="Times New Roman"/>
              <w:b/>
            </w:rPr>
          </w:rPrChange>
        </w:rPr>
        <w:pPrChange w:id="41" w:author="Salim Azim ASSANI" w:date="2018-02-14T16:00:00Z">
          <w:pPr>
            <w:pStyle w:val="Paragraphedeliste"/>
            <w:numPr>
              <w:numId w:val="3"/>
            </w:numPr>
            <w:ind w:hanging="360"/>
          </w:pPr>
        </w:pPrChange>
      </w:pPr>
      <w:del w:id="42" w:author="Salim Azim ASSANI" w:date="2018-02-14T16:03:00Z">
        <w:r w:rsidRPr="00EC2908" w:rsidDel="00EC2908">
          <w:rPr>
            <w:rFonts w:ascii="Arial Narrow" w:hAnsi="Arial Narrow" w:cs="Times New Roman"/>
            <w:b/>
            <w:sz w:val="28"/>
            <w:szCs w:val="28"/>
            <w:rPrChange w:id="43" w:author="Salim Azim ASSANI" w:date="2018-02-14T16:00:00Z">
              <w:rPr>
                <w:rFonts w:ascii="Times New Roman" w:hAnsi="Times New Roman" w:cs="Times New Roman"/>
                <w:b/>
              </w:rPr>
            </w:rPrChange>
          </w:rPr>
          <w:delText>Historique</w:delText>
        </w:r>
      </w:del>
    </w:p>
    <w:p w14:paraId="62A68E74" w14:textId="77777777" w:rsidR="003F105D" w:rsidRDefault="00122AF5" w:rsidP="00122AF5">
      <w:pPr>
        <w:pStyle w:val="NormalWeb"/>
        <w:shd w:val="clear" w:color="auto" w:fill="FFFFFF"/>
        <w:spacing w:before="120" w:beforeAutospacing="0" w:after="120" w:afterAutospacing="0"/>
        <w:jc w:val="both"/>
        <w:rPr>
          <w:ins w:id="44" w:author="Niavo1" w:date="2018-03-12T10:40:00Z"/>
          <w:rFonts w:ascii="Arial Narrow" w:hAnsi="Arial Narrow"/>
          <w:color w:val="000000" w:themeColor="text1"/>
          <w:sz w:val="28"/>
          <w:szCs w:val="28"/>
          <w:lang w:val="fr-FR"/>
        </w:rPr>
      </w:pPr>
      <w:proofErr w:type="spellStart"/>
      <w:r w:rsidRPr="009315CE">
        <w:rPr>
          <w:rFonts w:ascii="Arial Narrow" w:hAnsi="Arial Narrow"/>
          <w:bCs/>
          <w:color w:val="000000" w:themeColor="text1"/>
          <w:sz w:val="28"/>
          <w:szCs w:val="28"/>
          <w:lang w:val="fr-FR"/>
          <w:rPrChange w:id="45" w:author="Salim Azim ASSANI" w:date="2018-02-14T15:57:00Z">
            <w:rPr>
              <w:bCs/>
              <w:color w:val="000000" w:themeColor="text1"/>
              <w:lang w:val="fr-FR"/>
            </w:rPr>
          </w:rPrChange>
        </w:rPr>
        <w:t>VeraCrypt</w:t>
      </w:r>
      <w:proofErr w:type="spellEnd"/>
      <w:r w:rsidRPr="009315CE">
        <w:rPr>
          <w:rFonts w:ascii="Arial Narrow" w:hAnsi="Arial Narrow"/>
          <w:color w:val="000000" w:themeColor="text1"/>
          <w:sz w:val="28"/>
          <w:szCs w:val="28"/>
          <w:lang w:val="fr-FR"/>
          <w:rPrChange w:id="46" w:author="Salim Azim ASSANI" w:date="2018-02-14T15:57:00Z">
            <w:rPr>
              <w:color w:val="000000" w:themeColor="text1"/>
              <w:lang w:val="fr-FR"/>
            </w:rPr>
          </w:rPrChange>
        </w:rPr>
        <w:t xml:space="preserve"> est </w:t>
      </w:r>
      <w:ins w:id="47" w:author="Salim Azim ASSANI" w:date="2018-02-12T14:36:00Z">
        <w:r w:rsidR="00A8305F" w:rsidRPr="009315CE">
          <w:rPr>
            <w:rFonts w:ascii="Arial Narrow" w:hAnsi="Arial Narrow"/>
            <w:color w:val="000000" w:themeColor="text1"/>
            <w:sz w:val="28"/>
            <w:szCs w:val="28"/>
            <w:lang w:val="fr-FR"/>
            <w:rPrChange w:id="48" w:author="Salim Azim ASSANI" w:date="2018-02-14T15:57:00Z">
              <w:rPr>
                <w:color w:val="000000" w:themeColor="text1"/>
                <w:lang w:val="fr-FR"/>
              </w:rPr>
            </w:rPrChange>
          </w:rPr>
          <w:t xml:space="preserve">un utilitaire </w:t>
        </w:r>
      </w:ins>
      <w:del w:id="49" w:author="Salim Azim ASSANI" w:date="2018-02-12T14:36:00Z">
        <w:r w:rsidRPr="009315CE" w:rsidDel="00A8305F">
          <w:rPr>
            <w:rFonts w:ascii="Arial Narrow" w:hAnsi="Arial Narrow"/>
            <w:color w:val="000000" w:themeColor="text1"/>
            <w:sz w:val="28"/>
            <w:szCs w:val="28"/>
            <w:lang w:val="fr-FR"/>
            <w:rPrChange w:id="50" w:author="Salim Azim ASSANI" w:date="2018-02-14T15:57:00Z">
              <w:rPr>
                <w:color w:val="000000" w:themeColor="text1"/>
                <w:lang w:val="fr-FR"/>
              </w:rPr>
            </w:rPrChange>
          </w:rPr>
          <w:delText>un </w:delText>
        </w:r>
        <w:r w:rsidR="00AF635E" w:rsidRPr="009315CE" w:rsidDel="00A8305F">
          <w:rPr>
            <w:rFonts w:ascii="Arial Narrow" w:hAnsi="Arial Narrow"/>
            <w:sz w:val="28"/>
            <w:szCs w:val="28"/>
            <w:rPrChange w:id="51" w:author="Salim Azim ASSANI" w:date="2018-02-14T15:57:00Z">
              <w:rPr>
                <w:rStyle w:val="Lienhypertexte"/>
                <w:color w:val="000000" w:themeColor="text1"/>
                <w:u w:val="none"/>
                <w:lang w:val="fr-FR"/>
              </w:rPr>
            </w:rPrChange>
          </w:rPr>
          <w:fldChar w:fldCharType="begin"/>
        </w:r>
        <w:r w:rsidR="00AF635E" w:rsidRPr="009315CE" w:rsidDel="00A8305F">
          <w:rPr>
            <w:rFonts w:ascii="Arial Narrow" w:hAnsi="Arial Narrow"/>
            <w:sz w:val="28"/>
            <w:szCs w:val="28"/>
            <w:rPrChange w:id="52" w:author="Salim Azim ASSANI" w:date="2018-02-14T15:57:00Z">
              <w:rPr/>
            </w:rPrChange>
          </w:rPr>
          <w:delInstrText xml:space="preserve"> </w:delInstrText>
        </w:r>
      </w:del>
      <w:r w:rsidR="000C6ADB" w:rsidRPr="009315CE">
        <w:rPr>
          <w:rFonts w:ascii="Arial Narrow" w:hAnsi="Arial Narrow"/>
          <w:sz w:val="28"/>
          <w:szCs w:val="28"/>
          <w:rPrChange w:id="53" w:author="Salim Azim ASSANI" w:date="2018-02-14T15:57:00Z">
            <w:rPr/>
          </w:rPrChange>
        </w:rPr>
        <w:instrText>HYPERLINK</w:instrText>
      </w:r>
      <w:del w:id="54" w:author="Salim Azim ASSANI" w:date="2018-02-12T14:36:00Z">
        <w:r w:rsidR="00AF635E" w:rsidRPr="009315CE" w:rsidDel="00A8305F">
          <w:rPr>
            <w:rFonts w:ascii="Arial Narrow" w:hAnsi="Arial Narrow"/>
            <w:sz w:val="28"/>
            <w:szCs w:val="28"/>
            <w:rPrChange w:id="55" w:author="Salim Azim ASSANI" w:date="2018-02-14T15:57:00Z">
              <w:rPr/>
            </w:rPrChange>
          </w:rPr>
          <w:delInstrText xml:space="preserve"> "https://fr.wikipedia.org/wiki/Logiciel_utilitaire" \o "Logiciel utilitaire" </w:delInstrText>
        </w:r>
        <w:r w:rsidR="00AF635E" w:rsidRPr="009315CE" w:rsidDel="00A8305F">
          <w:rPr>
            <w:rFonts w:ascii="Arial Narrow" w:hAnsi="Arial Narrow"/>
            <w:sz w:val="28"/>
            <w:szCs w:val="28"/>
            <w:rPrChange w:id="56" w:author="Salim Azim ASSANI" w:date="2018-02-14T15:57:00Z">
              <w:rPr>
                <w:rStyle w:val="Lienhypertexte"/>
                <w:color w:val="000000" w:themeColor="text1"/>
                <w:u w:val="none"/>
                <w:lang w:val="fr-FR"/>
              </w:rPr>
            </w:rPrChange>
          </w:rPr>
          <w:fldChar w:fldCharType="separate"/>
        </w:r>
        <w:r w:rsidRPr="009315CE" w:rsidDel="00A8305F">
          <w:rPr>
            <w:rStyle w:val="Lienhypertexte"/>
            <w:rFonts w:ascii="Arial Narrow" w:hAnsi="Arial Narrow"/>
            <w:color w:val="000000" w:themeColor="text1"/>
            <w:sz w:val="28"/>
            <w:szCs w:val="28"/>
            <w:u w:val="none"/>
            <w:lang w:val="fr-FR"/>
            <w:rPrChange w:id="57" w:author="Salim Azim ASSANI" w:date="2018-02-14T15:57:00Z">
              <w:rPr>
                <w:rStyle w:val="Lienhypertexte"/>
                <w:color w:val="000000" w:themeColor="text1"/>
                <w:u w:val="none"/>
                <w:lang w:val="fr-FR"/>
              </w:rPr>
            </w:rPrChange>
          </w:rPr>
          <w:delText>logiciel utilitaire</w:delText>
        </w:r>
        <w:r w:rsidR="00AF635E" w:rsidRPr="009315CE" w:rsidDel="00A8305F">
          <w:rPr>
            <w:rStyle w:val="Lienhypertexte"/>
            <w:rFonts w:ascii="Arial Narrow" w:hAnsi="Arial Narrow"/>
            <w:color w:val="000000" w:themeColor="text1"/>
            <w:sz w:val="28"/>
            <w:szCs w:val="28"/>
            <w:u w:val="none"/>
            <w:lang w:val="fr-FR"/>
            <w:rPrChange w:id="58" w:author="Salim Azim ASSANI" w:date="2018-02-14T15:57:00Z">
              <w:rPr>
                <w:rStyle w:val="Lienhypertexte"/>
                <w:color w:val="000000" w:themeColor="text1"/>
                <w:u w:val="none"/>
                <w:lang w:val="fr-FR"/>
              </w:rPr>
            </w:rPrChange>
          </w:rPr>
          <w:fldChar w:fldCharType="end"/>
        </w:r>
        <w:r w:rsidRPr="009315CE" w:rsidDel="00A8305F">
          <w:rPr>
            <w:rFonts w:ascii="Arial Narrow" w:hAnsi="Arial Narrow"/>
            <w:color w:val="000000" w:themeColor="text1"/>
            <w:sz w:val="28"/>
            <w:szCs w:val="28"/>
            <w:lang w:val="fr-FR"/>
            <w:rPrChange w:id="59" w:author="Salim Azim ASSANI" w:date="2018-02-14T15:57:00Z">
              <w:rPr>
                <w:color w:val="000000" w:themeColor="text1"/>
                <w:lang w:val="fr-FR"/>
              </w:rPr>
            </w:rPrChange>
          </w:rPr>
          <w:delText> </w:delText>
        </w:r>
      </w:del>
      <w:r w:rsidRPr="009315CE">
        <w:rPr>
          <w:rFonts w:ascii="Arial Narrow" w:hAnsi="Arial Narrow"/>
          <w:color w:val="000000" w:themeColor="text1"/>
          <w:sz w:val="28"/>
          <w:szCs w:val="28"/>
          <w:lang w:val="fr-FR"/>
          <w:rPrChange w:id="60" w:author="Salim Azim ASSANI" w:date="2018-02-14T15:57:00Z">
            <w:rPr>
              <w:color w:val="000000" w:themeColor="text1"/>
              <w:lang w:val="fr-FR"/>
            </w:rPr>
          </w:rPrChange>
        </w:rPr>
        <w:t>sous licence </w:t>
      </w:r>
      <w:r w:rsidR="00AF635E" w:rsidRPr="009315CE">
        <w:rPr>
          <w:rFonts w:ascii="Arial Narrow" w:hAnsi="Arial Narrow"/>
          <w:sz w:val="28"/>
          <w:szCs w:val="28"/>
          <w:rPrChange w:id="61"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62" w:author="Salim Azim ASSANI" w:date="2018-02-14T15:57:00Z">
            <w:rPr/>
          </w:rPrChange>
        </w:rPr>
        <w:instrText xml:space="preserve"> </w:instrText>
      </w:r>
      <w:r w:rsidR="000C6ADB" w:rsidRPr="009315CE">
        <w:rPr>
          <w:rFonts w:ascii="Arial Narrow" w:hAnsi="Arial Narrow"/>
          <w:sz w:val="28"/>
          <w:szCs w:val="28"/>
          <w:rPrChange w:id="63" w:author="Salim Azim ASSANI" w:date="2018-02-14T15:57:00Z">
            <w:rPr/>
          </w:rPrChange>
        </w:rPr>
        <w:instrText>HYPERLINK</w:instrText>
      </w:r>
      <w:r w:rsidR="00AF635E" w:rsidRPr="009315CE">
        <w:rPr>
          <w:rFonts w:ascii="Arial Narrow" w:hAnsi="Arial Narrow"/>
          <w:sz w:val="28"/>
          <w:szCs w:val="28"/>
          <w:rPrChange w:id="64" w:author="Salim Azim ASSANI" w:date="2018-02-14T15:57:00Z">
            <w:rPr/>
          </w:rPrChange>
        </w:rPr>
        <w:instrText xml:space="preserve"> "https://fr.wikipedia.org/wiki/Logiciel_libre" \o "Logiciel libre" </w:instrText>
      </w:r>
      <w:r w:rsidR="00AF635E" w:rsidRPr="009315CE">
        <w:rPr>
          <w:rFonts w:ascii="Arial Narrow" w:hAnsi="Arial Narrow"/>
          <w:sz w:val="28"/>
          <w:szCs w:val="28"/>
          <w:rPrChange w:id="65"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66" w:author="Salim Azim ASSANI" w:date="2018-02-14T15:57:00Z">
            <w:rPr>
              <w:rStyle w:val="Lienhypertexte"/>
              <w:color w:val="000000" w:themeColor="text1"/>
              <w:u w:val="none"/>
              <w:lang w:val="fr-FR"/>
            </w:rPr>
          </w:rPrChange>
        </w:rPr>
        <w:t>libre</w:t>
      </w:r>
      <w:r w:rsidR="00AF635E" w:rsidRPr="009315CE">
        <w:rPr>
          <w:rStyle w:val="Lienhypertexte"/>
          <w:rFonts w:ascii="Arial Narrow" w:hAnsi="Arial Narrow"/>
          <w:color w:val="000000" w:themeColor="text1"/>
          <w:sz w:val="28"/>
          <w:szCs w:val="28"/>
          <w:u w:val="none"/>
          <w:lang w:val="fr-FR"/>
          <w:rPrChange w:id="67"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68" w:author="Salim Azim ASSANI" w:date="2018-02-14T15:57:00Z">
            <w:rPr>
              <w:color w:val="000000" w:themeColor="text1"/>
              <w:lang w:val="fr-FR"/>
            </w:rPr>
          </w:rPrChange>
        </w:rPr>
        <w:t> utilisé pour le </w:t>
      </w:r>
      <w:ins w:id="69" w:author="Salim Azim ASSANI" w:date="2018-02-12T14:37:00Z">
        <w:r w:rsidR="00A8305F" w:rsidRPr="009315CE">
          <w:rPr>
            <w:rFonts w:ascii="Arial Narrow" w:hAnsi="Arial Narrow"/>
            <w:color w:val="000000" w:themeColor="text1"/>
            <w:sz w:val="28"/>
            <w:szCs w:val="28"/>
            <w:lang w:val="fr-FR"/>
            <w:rPrChange w:id="70" w:author="Salim Azim ASSANI" w:date="2018-02-14T15:57:00Z">
              <w:rPr>
                <w:color w:val="000000" w:themeColor="text1"/>
                <w:lang w:val="fr-FR"/>
              </w:rPr>
            </w:rPrChange>
          </w:rPr>
          <w:t xml:space="preserve">chiffrement et la dissimulation  des </w:t>
        </w:r>
      </w:ins>
      <w:ins w:id="71" w:author="Salim Azim ASSANI" w:date="2018-02-12T14:39:00Z">
        <w:del w:id="72" w:author="Niavo1" w:date="2018-03-12T10:39:00Z">
          <w:r w:rsidR="00A8305F" w:rsidRPr="009315CE" w:rsidDel="003F105D">
            <w:rPr>
              <w:rFonts w:ascii="Arial Narrow" w:hAnsi="Arial Narrow"/>
              <w:color w:val="000000" w:themeColor="text1"/>
              <w:sz w:val="28"/>
              <w:szCs w:val="28"/>
              <w:lang w:val="fr-FR"/>
              <w:rPrChange w:id="73" w:author="Salim Azim ASSANI" w:date="2018-02-14T15:57:00Z">
                <w:rPr>
                  <w:color w:val="000000" w:themeColor="text1"/>
                  <w:lang w:val="fr-FR"/>
                </w:rPr>
              </w:rPrChange>
            </w:rPr>
            <w:delText xml:space="preserve">des </w:delText>
          </w:r>
        </w:del>
        <w:r w:rsidR="00A8305F" w:rsidRPr="009315CE">
          <w:rPr>
            <w:rFonts w:ascii="Arial Narrow" w:hAnsi="Arial Narrow"/>
            <w:color w:val="000000" w:themeColor="text1"/>
            <w:sz w:val="28"/>
            <w:szCs w:val="28"/>
            <w:lang w:val="fr-FR"/>
            <w:rPrChange w:id="74" w:author="Salim Azim ASSANI" w:date="2018-02-14T15:57:00Z">
              <w:rPr>
                <w:color w:val="000000" w:themeColor="text1"/>
                <w:lang w:val="fr-FR"/>
              </w:rPr>
            </w:rPrChange>
          </w:rPr>
          <w:t>fichiers et dossiers sensible</w:t>
        </w:r>
      </w:ins>
      <w:ins w:id="75" w:author="Niavo1" w:date="2018-03-12T10:39:00Z">
        <w:r w:rsidR="003F105D">
          <w:rPr>
            <w:rFonts w:ascii="Arial Narrow" w:hAnsi="Arial Narrow"/>
            <w:color w:val="000000" w:themeColor="text1"/>
            <w:sz w:val="28"/>
            <w:szCs w:val="28"/>
            <w:lang w:val="fr-FR"/>
          </w:rPr>
          <w:t>s</w:t>
        </w:r>
      </w:ins>
      <w:del w:id="76" w:author="Salim Azim ASSANI" w:date="2018-02-12T14:37:00Z">
        <w:r w:rsidR="00AF635E" w:rsidRPr="009315CE" w:rsidDel="00A8305F">
          <w:rPr>
            <w:rFonts w:ascii="Arial Narrow" w:hAnsi="Arial Narrow"/>
            <w:sz w:val="28"/>
            <w:szCs w:val="28"/>
            <w:rPrChange w:id="77" w:author="Salim Azim ASSANI" w:date="2018-02-14T15:57:00Z">
              <w:rPr>
                <w:rStyle w:val="Lienhypertexte"/>
                <w:color w:val="000000" w:themeColor="text1"/>
                <w:u w:val="none"/>
                <w:lang w:val="fr-FR"/>
              </w:rPr>
            </w:rPrChange>
          </w:rPr>
          <w:fldChar w:fldCharType="begin"/>
        </w:r>
        <w:r w:rsidR="00AF635E" w:rsidRPr="009315CE" w:rsidDel="00A8305F">
          <w:rPr>
            <w:rFonts w:ascii="Arial Narrow" w:hAnsi="Arial Narrow"/>
            <w:sz w:val="28"/>
            <w:szCs w:val="28"/>
            <w:rPrChange w:id="78" w:author="Salim Azim ASSANI" w:date="2018-02-14T15:57:00Z">
              <w:rPr/>
            </w:rPrChange>
          </w:rPr>
          <w:delInstrText xml:space="preserve"> </w:delInstrText>
        </w:r>
      </w:del>
      <w:r w:rsidR="000C6ADB" w:rsidRPr="009315CE">
        <w:rPr>
          <w:rFonts w:ascii="Arial Narrow" w:hAnsi="Arial Narrow"/>
          <w:sz w:val="28"/>
          <w:szCs w:val="28"/>
          <w:rPrChange w:id="79" w:author="Salim Azim ASSANI" w:date="2018-02-14T15:57:00Z">
            <w:rPr/>
          </w:rPrChange>
        </w:rPr>
        <w:instrText>HYPERLINK</w:instrText>
      </w:r>
      <w:del w:id="80" w:author="Salim Azim ASSANI" w:date="2018-02-12T14:37:00Z">
        <w:r w:rsidR="00AF635E" w:rsidRPr="009315CE" w:rsidDel="00A8305F">
          <w:rPr>
            <w:rFonts w:ascii="Arial Narrow" w:hAnsi="Arial Narrow"/>
            <w:sz w:val="28"/>
            <w:szCs w:val="28"/>
            <w:rPrChange w:id="81" w:author="Salim Azim ASSANI" w:date="2018-02-14T15:57:00Z">
              <w:rPr/>
            </w:rPrChange>
          </w:rPr>
          <w:delInstrText xml:space="preserve"> "https://fr.wikipedia.org/wiki/Chiffrement_%C3%A0_la_vol%C3%A9e" \o "Chiffrement à la volée" </w:delInstrText>
        </w:r>
        <w:r w:rsidR="00AF635E" w:rsidRPr="009315CE" w:rsidDel="00A8305F">
          <w:rPr>
            <w:rFonts w:ascii="Arial Narrow" w:hAnsi="Arial Narrow"/>
            <w:sz w:val="28"/>
            <w:szCs w:val="28"/>
            <w:rPrChange w:id="82" w:author="Salim Azim ASSANI" w:date="2018-02-14T15:57:00Z">
              <w:rPr>
                <w:rStyle w:val="Lienhypertexte"/>
                <w:color w:val="000000" w:themeColor="text1"/>
                <w:u w:val="none"/>
                <w:lang w:val="fr-FR"/>
              </w:rPr>
            </w:rPrChange>
          </w:rPr>
          <w:fldChar w:fldCharType="separate"/>
        </w:r>
        <w:r w:rsidRPr="009315CE" w:rsidDel="00A8305F">
          <w:rPr>
            <w:rStyle w:val="Lienhypertexte"/>
            <w:rFonts w:ascii="Arial Narrow" w:hAnsi="Arial Narrow"/>
            <w:color w:val="000000" w:themeColor="text1"/>
            <w:sz w:val="28"/>
            <w:szCs w:val="28"/>
            <w:u w:val="none"/>
            <w:lang w:val="fr-FR"/>
            <w:rPrChange w:id="83" w:author="Salim Azim ASSANI" w:date="2018-02-14T15:57:00Z">
              <w:rPr>
                <w:rStyle w:val="Lienhypertexte"/>
                <w:color w:val="000000" w:themeColor="text1"/>
                <w:u w:val="none"/>
                <w:lang w:val="fr-FR"/>
              </w:rPr>
            </w:rPrChange>
          </w:rPr>
          <w:delText>chiffrement à la volée</w:delText>
        </w:r>
        <w:r w:rsidR="00AF635E" w:rsidRPr="009315CE" w:rsidDel="00A8305F">
          <w:rPr>
            <w:rStyle w:val="Lienhypertexte"/>
            <w:rFonts w:ascii="Arial Narrow" w:hAnsi="Arial Narrow"/>
            <w:color w:val="000000" w:themeColor="text1"/>
            <w:sz w:val="28"/>
            <w:szCs w:val="28"/>
            <w:u w:val="none"/>
            <w:lang w:val="fr-FR"/>
            <w:rPrChange w:id="84" w:author="Salim Azim ASSANI" w:date="2018-02-14T15:57:00Z">
              <w:rPr>
                <w:rStyle w:val="Lienhypertexte"/>
                <w:color w:val="000000" w:themeColor="text1"/>
                <w:u w:val="none"/>
                <w:lang w:val="fr-FR"/>
              </w:rPr>
            </w:rPrChange>
          </w:rPr>
          <w:fldChar w:fldCharType="end"/>
        </w:r>
        <w:r w:rsidRPr="009315CE" w:rsidDel="00A8305F">
          <w:rPr>
            <w:rFonts w:ascii="Arial Narrow" w:hAnsi="Arial Narrow"/>
            <w:color w:val="000000" w:themeColor="text1"/>
            <w:sz w:val="28"/>
            <w:szCs w:val="28"/>
            <w:lang w:val="fr-FR"/>
            <w:rPrChange w:id="85" w:author="Salim Azim ASSANI" w:date="2018-02-14T15:57:00Z">
              <w:rPr>
                <w:color w:val="000000" w:themeColor="text1"/>
                <w:lang w:val="fr-FR"/>
              </w:rPr>
            </w:rPrChange>
          </w:rPr>
          <w:delText> (OTFE)</w:delText>
        </w:r>
      </w:del>
      <w:r w:rsidRPr="009315CE">
        <w:rPr>
          <w:rFonts w:ascii="Arial Narrow" w:hAnsi="Arial Narrow"/>
          <w:color w:val="000000" w:themeColor="text1"/>
          <w:sz w:val="28"/>
          <w:szCs w:val="28"/>
          <w:lang w:val="fr-FR"/>
          <w:rPrChange w:id="86" w:author="Salim Azim ASSANI" w:date="2018-02-14T15:57:00Z">
            <w:rPr>
              <w:color w:val="000000" w:themeColor="text1"/>
              <w:lang w:val="fr-FR"/>
            </w:rPr>
          </w:rPrChange>
        </w:rPr>
        <w:t xml:space="preserve">. </w:t>
      </w:r>
      <w:ins w:id="87" w:author="Niavo1" w:date="2018-03-12T10:40:00Z">
        <w:r w:rsidR="003F105D">
          <w:rPr>
            <w:rFonts w:ascii="Arial Narrow" w:hAnsi="Arial Narrow"/>
            <w:color w:val="000000" w:themeColor="text1"/>
            <w:sz w:val="28"/>
            <w:szCs w:val="28"/>
            <w:lang w:val="fr-FR"/>
          </w:rPr>
          <w:t xml:space="preserve">Il a pour objectif principal de sécuriser vos données. </w:t>
        </w:r>
      </w:ins>
    </w:p>
    <w:p w14:paraId="1D5B205B" w14:textId="2AB3EF6E" w:rsidR="00122AF5" w:rsidRPr="009315CE" w:rsidRDefault="00122AF5" w:rsidP="00122AF5">
      <w:pPr>
        <w:pStyle w:val="NormalWeb"/>
        <w:shd w:val="clear" w:color="auto" w:fill="FFFFFF"/>
        <w:spacing w:before="120" w:beforeAutospacing="0" w:after="120" w:afterAutospacing="0"/>
        <w:jc w:val="both"/>
        <w:rPr>
          <w:rFonts w:ascii="Arial Narrow" w:hAnsi="Arial Narrow"/>
          <w:color w:val="000000" w:themeColor="text1"/>
          <w:sz w:val="28"/>
          <w:szCs w:val="28"/>
          <w:lang w:val="fr-FR"/>
          <w:rPrChange w:id="88" w:author="Salim Azim ASSANI" w:date="2018-02-14T15:57:00Z">
            <w:rPr>
              <w:color w:val="000000" w:themeColor="text1"/>
              <w:lang w:val="fr-FR"/>
            </w:rPr>
          </w:rPrChange>
        </w:rPr>
      </w:pPr>
      <w:r w:rsidRPr="009315CE">
        <w:rPr>
          <w:rFonts w:ascii="Arial Narrow" w:hAnsi="Arial Narrow"/>
          <w:color w:val="000000" w:themeColor="text1"/>
          <w:sz w:val="28"/>
          <w:szCs w:val="28"/>
          <w:lang w:val="fr-FR"/>
          <w:rPrChange w:id="89" w:author="Salim Azim ASSANI" w:date="2018-02-14T15:57:00Z">
            <w:rPr>
              <w:color w:val="000000" w:themeColor="text1"/>
              <w:lang w:val="fr-FR"/>
            </w:rPr>
          </w:rPrChange>
        </w:rPr>
        <w:t xml:space="preserve">Il </w:t>
      </w:r>
      <w:del w:id="90" w:author="Niavo1" w:date="2018-03-12T10:39:00Z">
        <w:r w:rsidRPr="009315CE" w:rsidDel="003F105D">
          <w:rPr>
            <w:rFonts w:ascii="Arial Narrow" w:hAnsi="Arial Narrow"/>
            <w:color w:val="000000" w:themeColor="text1"/>
            <w:sz w:val="28"/>
            <w:szCs w:val="28"/>
            <w:lang w:val="fr-FR"/>
            <w:rPrChange w:id="91" w:author="Salim Azim ASSANI" w:date="2018-02-14T15:57:00Z">
              <w:rPr>
                <w:color w:val="000000" w:themeColor="text1"/>
                <w:lang w:val="fr-FR"/>
              </w:rPr>
            </w:rPrChange>
          </w:rPr>
          <w:delText xml:space="preserve">est </w:delText>
        </w:r>
      </w:del>
      <w:ins w:id="92" w:author="Niavo1" w:date="2018-03-12T10:39:00Z">
        <w:r w:rsidR="003F105D">
          <w:rPr>
            <w:rFonts w:ascii="Arial Narrow" w:hAnsi="Arial Narrow"/>
            <w:color w:val="000000" w:themeColor="text1"/>
            <w:sz w:val="28"/>
            <w:szCs w:val="28"/>
            <w:lang w:val="fr-FR"/>
          </w:rPr>
          <w:t>a été</w:t>
        </w:r>
        <w:r w:rsidR="003F105D" w:rsidRPr="009315CE">
          <w:rPr>
            <w:rFonts w:ascii="Arial Narrow" w:hAnsi="Arial Narrow"/>
            <w:color w:val="000000" w:themeColor="text1"/>
            <w:sz w:val="28"/>
            <w:szCs w:val="28"/>
            <w:lang w:val="fr-FR"/>
            <w:rPrChange w:id="93" w:author="Salim Azim ASSANI" w:date="2018-02-14T15:57:00Z">
              <w:rPr>
                <w:color w:val="000000" w:themeColor="text1"/>
                <w:lang w:val="fr-FR"/>
              </w:rPr>
            </w:rPrChange>
          </w:rPr>
          <w:t xml:space="preserve"> </w:t>
        </w:r>
      </w:ins>
      <w:r w:rsidRPr="009315CE">
        <w:rPr>
          <w:rFonts w:ascii="Arial Narrow" w:hAnsi="Arial Narrow"/>
          <w:color w:val="000000" w:themeColor="text1"/>
          <w:sz w:val="28"/>
          <w:szCs w:val="28"/>
          <w:lang w:val="fr-FR"/>
          <w:rPrChange w:id="94" w:author="Salim Azim ASSANI" w:date="2018-02-14T15:57:00Z">
            <w:rPr>
              <w:color w:val="000000" w:themeColor="text1"/>
              <w:lang w:val="fr-FR"/>
            </w:rPr>
          </w:rPrChange>
        </w:rPr>
        <w:t>développé par la société française IDRIX et permet de créer un </w:t>
      </w:r>
      <w:r w:rsidR="00AF635E" w:rsidRPr="009315CE">
        <w:rPr>
          <w:rFonts w:ascii="Arial Narrow" w:hAnsi="Arial Narrow"/>
          <w:sz w:val="28"/>
          <w:szCs w:val="28"/>
          <w:rPrChange w:id="95"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96" w:author="Salim Azim ASSANI" w:date="2018-02-14T15:57:00Z">
            <w:rPr/>
          </w:rPrChange>
        </w:rPr>
        <w:instrText xml:space="preserve"> </w:instrText>
      </w:r>
      <w:r w:rsidR="000C6ADB" w:rsidRPr="009315CE">
        <w:rPr>
          <w:rFonts w:ascii="Arial Narrow" w:hAnsi="Arial Narrow"/>
          <w:sz w:val="28"/>
          <w:szCs w:val="28"/>
          <w:rPrChange w:id="97" w:author="Salim Azim ASSANI" w:date="2018-02-14T15:57:00Z">
            <w:rPr/>
          </w:rPrChange>
        </w:rPr>
        <w:instrText>HYPERLINK</w:instrText>
      </w:r>
      <w:r w:rsidR="00AF635E" w:rsidRPr="009315CE">
        <w:rPr>
          <w:rFonts w:ascii="Arial Narrow" w:hAnsi="Arial Narrow"/>
          <w:sz w:val="28"/>
          <w:szCs w:val="28"/>
          <w:rPrChange w:id="98" w:author="Salim Azim ASSANI" w:date="2018-02-14T15:57:00Z">
            <w:rPr/>
          </w:rPrChange>
        </w:rPr>
        <w:instrText xml:space="preserve"> "https://fr.wikipedia.org/wiki/Disque_virtuel" \o "Disque virtuel" </w:instrText>
      </w:r>
      <w:r w:rsidR="00AF635E" w:rsidRPr="009315CE">
        <w:rPr>
          <w:rFonts w:ascii="Arial Narrow" w:hAnsi="Arial Narrow"/>
          <w:sz w:val="28"/>
          <w:szCs w:val="28"/>
          <w:rPrChange w:id="99"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00" w:author="Salim Azim ASSANI" w:date="2018-02-14T15:57:00Z">
            <w:rPr>
              <w:rStyle w:val="Lienhypertexte"/>
              <w:color w:val="000000" w:themeColor="text1"/>
              <w:u w:val="none"/>
              <w:lang w:val="fr-FR"/>
            </w:rPr>
          </w:rPrChange>
        </w:rPr>
        <w:t>disque virtuel</w:t>
      </w:r>
      <w:r w:rsidR="00AF635E" w:rsidRPr="009315CE">
        <w:rPr>
          <w:rStyle w:val="Lienhypertexte"/>
          <w:rFonts w:ascii="Arial Narrow" w:hAnsi="Arial Narrow"/>
          <w:color w:val="000000" w:themeColor="text1"/>
          <w:sz w:val="28"/>
          <w:szCs w:val="28"/>
          <w:u w:val="none"/>
          <w:lang w:val="fr-FR"/>
          <w:rPrChange w:id="101"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02" w:author="Salim Azim ASSANI" w:date="2018-02-14T15:57:00Z">
            <w:rPr>
              <w:color w:val="000000" w:themeColor="text1"/>
              <w:lang w:val="fr-FR"/>
            </w:rPr>
          </w:rPrChange>
        </w:rPr>
        <w:t> chiffré dans un fichier ou une partition. L'ensemble du dispositif de stockage demande une </w:t>
      </w:r>
      <w:r w:rsidR="00AF635E" w:rsidRPr="009315CE">
        <w:rPr>
          <w:rFonts w:ascii="Arial Narrow" w:hAnsi="Arial Narrow"/>
          <w:sz w:val="28"/>
          <w:szCs w:val="28"/>
          <w:rPrChange w:id="103"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104" w:author="Salim Azim ASSANI" w:date="2018-02-14T15:57:00Z">
            <w:rPr/>
          </w:rPrChange>
        </w:rPr>
        <w:instrText xml:space="preserve"> </w:instrText>
      </w:r>
      <w:r w:rsidR="000C6ADB" w:rsidRPr="009315CE">
        <w:rPr>
          <w:rFonts w:ascii="Arial Narrow" w:hAnsi="Arial Narrow"/>
          <w:sz w:val="28"/>
          <w:szCs w:val="28"/>
          <w:rPrChange w:id="105" w:author="Salim Azim ASSANI" w:date="2018-02-14T15:57:00Z">
            <w:rPr/>
          </w:rPrChange>
        </w:rPr>
        <w:instrText>HYPERLINK</w:instrText>
      </w:r>
      <w:r w:rsidR="00AF635E" w:rsidRPr="009315CE">
        <w:rPr>
          <w:rFonts w:ascii="Arial Narrow" w:hAnsi="Arial Narrow"/>
          <w:sz w:val="28"/>
          <w:szCs w:val="28"/>
          <w:rPrChange w:id="106" w:author="Salim Azim ASSANI" w:date="2018-02-14T15:57:00Z">
            <w:rPr/>
          </w:rPrChange>
        </w:rPr>
        <w:instrText xml:space="preserve"> "https://fr.wikipedia.org/wiki/Authentification" \o "Authentification" </w:instrText>
      </w:r>
      <w:r w:rsidR="00AF635E" w:rsidRPr="009315CE">
        <w:rPr>
          <w:rFonts w:ascii="Arial Narrow" w:hAnsi="Arial Narrow"/>
          <w:sz w:val="28"/>
          <w:szCs w:val="28"/>
          <w:rPrChange w:id="107"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08" w:author="Salim Azim ASSANI" w:date="2018-02-14T15:57:00Z">
            <w:rPr>
              <w:rStyle w:val="Lienhypertexte"/>
              <w:color w:val="000000" w:themeColor="text1"/>
              <w:u w:val="none"/>
              <w:lang w:val="fr-FR"/>
            </w:rPr>
          </w:rPrChange>
        </w:rPr>
        <w:t>authentification</w:t>
      </w:r>
      <w:r w:rsidR="00AF635E" w:rsidRPr="009315CE">
        <w:rPr>
          <w:rStyle w:val="Lienhypertexte"/>
          <w:rFonts w:ascii="Arial Narrow" w:hAnsi="Arial Narrow"/>
          <w:color w:val="000000" w:themeColor="text1"/>
          <w:sz w:val="28"/>
          <w:szCs w:val="28"/>
          <w:u w:val="none"/>
          <w:lang w:val="fr-FR"/>
          <w:rPrChange w:id="109"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10" w:author="Salim Azim ASSANI" w:date="2018-02-14T15:57:00Z">
            <w:rPr>
              <w:color w:val="000000" w:themeColor="text1"/>
              <w:lang w:val="fr-FR"/>
            </w:rPr>
          </w:rPrChange>
        </w:rPr>
        <w:t> avant de </w:t>
      </w:r>
      <w:r w:rsidR="00AF635E" w:rsidRPr="009315CE">
        <w:rPr>
          <w:rFonts w:ascii="Arial Narrow" w:hAnsi="Arial Narrow"/>
          <w:sz w:val="28"/>
          <w:szCs w:val="28"/>
          <w:rPrChange w:id="111"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112" w:author="Salim Azim ASSANI" w:date="2018-02-14T15:57:00Z">
            <w:rPr/>
          </w:rPrChange>
        </w:rPr>
        <w:instrText xml:space="preserve"> </w:instrText>
      </w:r>
      <w:r w:rsidR="000C6ADB" w:rsidRPr="009315CE">
        <w:rPr>
          <w:rFonts w:ascii="Arial Narrow" w:hAnsi="Arial Narrow"/>
          <w:sz w:val="28"/>
          <w:szCs w:val="28"/>
          <w:rPrChange w:id="113" w:author="Salim Azim ASSANI" w:date="2018-02-14T15:57:00Z">
            <w:rPr/>
          </w:rPrChange>
        </w:rPr>
        <w:instrText>HYPERLINK</w:instrText>
      </w:r>
      <w:r w:rsidR="00AF635E" w:rsidRPr="009315CE">
        <w:rPr>
          <w:rFonts w:ascii="Arial Narrow" w:hAnsi="Arial Narrow"/>
          <w:sz w:val="28"/>
          <w:szCs w:val="28"/>
          <w:rPrChange w:id="114" w:author="Salim Azim ASSANI" w:date="2018-02-14T15:57:00Z">
            <w:rPr/>
          </w:rPrChange>
        </w:rPr>
        <w:instrText xml:space="preserve"> "https://fr.wikipedia.org/wiki/Point_de_montage" \o "Point de montage" </w:instrText>
      </w:r>
      <w:r w:rsidR="00AF635E" w:rsidRPr="009315CE">
        <w:rPr>
          <w:rFonts w:ascii="Arial Narrow" w:hAnsi="Arial Narrow"/>
          <w:sz w:val="28"/>
          <w:szCs w:val="28"/>
          <w:rPrChange w:id="115"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16" w:author="Salim Azim ASSANI" w:date="2018-02-14T15:57:00Z">
            <w:rPr>
              <w:rStyle w:val="Lienhypertexte"/>
              <w:color w:val="000000" w:themeColor="text1"/>
              <w:u w:val="none"/>
              <w:lang w:val="fr-FR"/>
            </w:rPr>
          </w:rPrChange>
        </w:rPr>
        <w:t>monter</w:t>
      </w:r>
      <w:r w:rsidR="00AF635E" w:rsidRPr="009315CE">
        <w:rPr>
          <w:rStyle w:val="Lienhypertexte"/>
          <w:rFonts w:ascii="Arial Narrow" w:hAnsi="Arial Narrow"/>
          <w:color w:val="000000" w:themeColor="text1"/>
          <w:sz w:val="28"/>
          <w:szCs w:val="28"/>
          <w:u w:val="none"/>
          <w:lang w:val="fr-FR"/>
          <w:rPrChange w:id="117"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18" w:author="Salim Azim ASSANI" w:date="2018-02-14T15:57:00Z">
            <w:rPr>
              <w:color w:val="000000" w:themeColor="text1"/>
              <w:lang w:val="fr-FR"/>
            </w:rPr>
          </w:rPrChange>
        </w:rPr>
        <w:t> le disque virtuel.</w:t>
      </w:r>
    </w:p>
    <w:p w14:paraId="4BF5152E" w14:textId="43DF4E21" w:rsidR="00122AF5" w:rsidRPr="009315CE" w:rsidRDefault="00122AF5" w:rsidP="00122AF5">
      <w:pPr>
        <w:pStyle w:val="NormalWeb"/>
        <w:shd w:val="clear" w:color="auto" w:fill="FFFFFF"/>
        <w:spacing w:before="120" w:beforeAutospacing="0" w:after="120" w:afterAutospacing="0"/>
        <w:jc w:val="both"/>
        <w:rPr>
          <w:rFonts w:ascii="Arial Narrow" w:hAnsi="Arial Narrow"/>
          <w:color w:val="000000" w:themeColor="text1"/>
          <w:sz w:val="28"/>
          <w:szCs w:val="28"/>
          <w:lang w:val="fr-FR"/>
          <w:rPrChange w:id="119" w:author="Salim Azim ASSANI" w:date="2018-02-14T15:57:00Z">
            <w:rPr>
              <w:color w:val="000000" w:themeColor="text1"/>
              <w:lang w:val="fr-FR"/>
            </w:rPr>
          </w:rPrChange>
        </w:rPr>
      </w:pPr>
      <w:proofErr w:type="spellStart"/>
      <w:r w:rsidRPr="009315CE">
        <w:rPr>
          <w:rFonts w:ascii="Arial Narrow" w:hAnsi="Arial Narrow"/>
          <w:color w:val="000000" w:themeColor="text1"/>
          <w:sz w:val="28"/>
          <w:szCs w:val="28"/>
          <w:lang w:val="fr-FR"/>
          <w:rPrChange w:id="120" w:author="Salim Azim ASSANI" w:date="2018-02-14T15:57:00Z">
            <w:rPr>
              <w:color w:val="000000" w:themeColor="text1"/>
              <w:lang w:val="fr-FR"/>
            </w:rPr>
          </w:rPrChange>
        </w:rPr>
        <w:t>VeraCrypt</w:t>
      </w:r>
      <w:proofErr w:type="spellEnd"/>
      <w:r w:rsidRPr="009315CE">
        <w:rPr>
          <w:rFonts w:ascii="Arial Narrow" w:hAnsi="Arial Narrow"/>
          <w:color w:val="000000" w:themeColor="text1"/>
          <w:sz w:val="28"/>
          <w:szCs w:val="28"/>
          <w:lang w:val="fr-FR"/>
          <w:rPrChange w:id="121" w:author="Salim Azim ASSANI" w:date="2018-02-14T15:57:00Z">
            <w:rPr>
              <w:color w:val="000000" w:themeColor="text1"/>
              <w:lang w:val="fr-FR"/>
            </w:rPr>
          </w:rPrChange>
        </w:rPr>
        <w:t xml:space="preserve"> est un </w:t>
      </w:r>
      <w:proofErr w:type="spellStart"/>
      <w:r w:rsidR="00AF635E" w:rsidRPr="009315CE">
        <w:rPr>
          <w:rFonts w:ascii="Arial Narrow" w:hAnsi="Arial Narrow"/>
          <w:sz w:val="28"/>
          <w:szCs w:val="28"/>
          <w:rPrChange w:id="122" w:author="Salim Azim ASSANI" w:date="2018-02-14T15:57:00Z">
            <w:rPr>
              <w:rStyle w:val="Lienhypertexte"/>
              <w:iCs/>
              <w:color w:val="000000" w:themeColor="text1"/>
              <w:u w:val="none"/>
              <w:lang w:val="fr-FR"/>
            </w:rPr>
          </w:rPrChange>
        </w:rPr>
        <w:fldChar w:fldCharType="begin"/>
      </w:r>
      <w:r w:rsidR="00AF635E" w:rsidRPr="009315CE">
        <w:rPr>
          <w:rFonts w:ascii="Arial Narrow" w:hAnsi="Arial Narrow"/>
          <w:sz w:val="28"/>
          <w:szCs w:val="28"/>
          <w:rPrChange w:id="123" w:author="Salim Azim ASSANI" w:date="2018-02-14T15:57:00Z">
            <w:rPr/>
          </w:rPrChange>
        </w:rPr>
        <w:instrText xml:space="preserve"> </w:instrText>
      </w:r>
      <w:r w:rsidR="000C6ADB" w:rsidRPr="009315CE">
        <w:rPr>
          <w:rFonts w:ascii="Arial Narrow" w:hAnsi="Arial Narrow"/>
          <w:sz w:val="28"/>
          <w:szCs w:val="28"/>
          <w:rPrChange w:id="124" w:author="Salim Azim ASSANI" w:date="2018-02-14T15:57:00Z">
            <w:rPr/>
          </w:rPrChange>
        </w:rPr>
        <w:instrText>HYPERLINK</w:instrText>
      </w:r>
      <w:r w:rsidR="00AF635E" w:rsidRPr="009315CE">
        <w:rPr>
          <w:rFonts w:ascii="Arial Narrow" w:hAnsi="Arial Narrow"/>
          <w:sz w:val="28"/>
          <w:szCs w:val="28"/>
          <w:rPrChange w:id="125" w:author="Salim Azim ASSANI" w:date="2018-02-14T15:57:00Z">
            <w:rPr/>
          </w:rPrChange>
        </w:rPr>
        <w:instrText xml:space="preserve"> "https://fr.wikipedia.org/wiki/Fork_(d%C3%A9veloppement_logiciel)" \o "Fork (développement logiciel)" </w:instrText>
      </w:r>
      <w:r w:rsidR="00AF635E" w:rsidRPr="009315CE">
        <w:rPr>
          <w:rFonts w:ascii="Arial Narrow" w:hAnsi="Arial Narrow"/>
          <w:sz w:val="28"/>
          <w:szCs w:val="28"/>
          <w:rPrChange w:id="126" w:author="Salim Azim ASSANI" w:date="2018-02-14T15:57:00Z">
            <w:rPr>
              <w:rStyle w:val="Lienhypertexte"/>
              <w:iCs/>
              <w:color w:val="000000" w:themeColor="text1"/>
              <w:u w:val="none"/>
              <w:lang w:val="fr-FR"/>
            </w:rPr>
          </w:rPrChange>
        </w:rPr>
        <w:fldChar w:fldCharType="separate"/>
      </w:r>
      <w:r w:rsidRPr="009315CE">
        <w:rPr>
          <w:rStyle w:val="Lienhypertexte"/>
          <w:rFonts w:ascii="Arial Narrow" w:hAnsi="Arial Narrow"/>
          <w:iCs/>
          <w:color w:val="000000" w:themeColor="text1"/>
          <w:sz w:val="28"/>
          <w:szCs w:val="28"/>
          <w:u w:val="none"/>
          <w:lang w:val="fr-FR"/>
          <w:rPrChange w:id="127" w:author="Salim Azim ASSANI" w:date="2018-02-14T15:57:00Z">
            <w:rPr>
              <w:rStyle w:val="Lienhypertexte"/>
              <w:iCs/>
              <w:color w:val="000000" w:themeColor="text1"/>
              <w:u w:val="none"/>
              <w:lang w:val="fr-FR"/>
            </w:rPr>
          </w:rPrChange>
        </w:rPr>
        <w:t>fork</w:t>
      </w:r>
      <w:proofErr w:type="spellEnd"/>
      <w:r w:rsidR="00AF635E" w:rsidRPr="009315CE">
        <w:rPr>
          <w:rStyle w:val="Lienhypertexte"/>
          <w:rFonts w:ascii="Arial Narrow" w:hAnsi="Arial Narrow"/>
          <w:iCs/>
          <w:color w:val="000000" w:themeColor="text1"/>
          <w:sz w:val="28"/>
          <w:szCs w:val="28"/>
          <w:u w:val="none"/>
          <w:lang w:val="fr-FR"/>
          <w:rPrChange w:id="128" w:author="Salim Azim ASSANI" w:date="2018-02-14T15:57:00Z">
            <w:rPr>
              <w:rStyle w:val="Lienhypertexte"/>
              <w:iCs/>
              <w:color w:val="000000" w:themeColor="text1"/>
              <w:u w:val="none"/>
              <w:lang w:val="fr-FR"/>
            </w:rPr>
          </w:rPrChange>
        </w:rPr>
        <w:fldChar w:fldCharType="end"/>
      </w:r>
      <w:r w:rsidRPr="009315CE">
        <w:rPr>
          <w:rFonts w:ascii="Arial Narrow" w:hAnsi="Arial Narrow"/>
          <w:color w:val="000000" w:themeColor="text1"/>
          <w:sz w:val="28"/>
          <w:szCs w:val="28"/>
          <w:lang w:val="fr-FR"/>
          <w:rPrChange w:id="129" w:author="Salim Azim ASSANI" w:date="2018-02-14T15:57:00Z">
            <w:rPr>
              <w:color w:val="000000" w:themeColor="text1"/>
              <w:lang w:val="fr-FR"/>
            </w:rPr>
          </w:rPrChange>
        </w:rPr>
        <w:t> qui a été initialement publié le 22 juin 2013 pour faire suite au projet </w:t>
      </w:r>
      <w:proofErr w:type="spellStart"/>
      <w:r w:rsidR="00AF635E" w:rsidRPr="009315CE">
        <w:rPr>
          <w:rFonts w:ascii="Arial Narrow" w:hAnsi="Arial Narrow"/>
          <w:sz w:val="28"/>
          <w:szCs w:val="28"/>
          <w:rPrChange w:id="130"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131" w:author="Salim Azim ASSANI" w:date="2018-02-14T15:57:00Z">
            <w:rPr/>
          </w:rPrChange>
        </w:rPr>
        <w:instrText xml:space="preserve"> </w:instrText>
      </w:r>
      <w:r w:rsidR="000C6ADB" w:rsidRPr="009315CE">
        <w:rPr>
          <w:rFonts w:ascii="Arial Narrow" w:hAnsi="Arial Narrow"/>
          <w:sz w:val="28"/>
          <w:szCs w:val="28"/>
          <w:rPrChange w:id="132" w:author="Salim Azim ASSANI" w:date="2018-02-14T15:57:00Z">
            <w:rPr/>
          </w:rPrChange>
        </w:rPr>
        <w:instrText>HYPERLINK</w:instrText>
      </w:r>
      <w:r w:rsidR="00AF635E" w:rsidRPr="009315CE">
        <w:rPr>
          <w:rFonts w:ascii="Arial Narrow" w:hAnsi="Arial Narrow"/>
          <w:sz w:val="28"/>
          <w:szCs w:val="28"/>
          <w:rPrChange w:id="133" w:author="Salim Azim ASSANI" w:date="2018-02-14T15:57:00Z">
            <w:rPr/>
          </w:rPrChange>
        </w:rPr>
        <w:instrText xml:space="preserve"> "https://fr.wikipedia.org/wiki/TrueCrypt" \o "TrueCrypt" </w:instrText>
      </w:r>
      <w:r w:rsidR="00AF635E" w:rsidRPr="009315CE">
        <w:rPr>
          <w:rFonts w:ascii="Arial Narrow" w:hAnsi="Arial Narrow"/>
          <w:sz w:val="28"/>
          <w:szCs w:val="28"/>
          <w:rPrChange w:id="134"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35" w:author="Salim Azim ASSANI" w:date="2018-02-14T15:57:00Z">
            <w:rPr>
              <w:rStyle w:val="Lienhypertexte"/>
              <w:color w:val="000000" w:themeColor="text1"/>
              <w:u w:val="none"/>
              <w:lang w:val="fr-FR"/>
            </w:rPr>
          </w:rPrChange>
        </w:rPr>
        <w:t>TrueCrypt</w:t>
      </w:r>
      <w:proofErr w:type="spellEnd"/>
      <w:r w:rsidR="00AF635E" w:rsidRPr="009315CE">
        <w:rPr>
          <w:rStyle w:val="Lienhypertexte"/>
          <w:rFonts w:ascii="Arial Narrow" w:hAnsi="Arial Narrow"/>
          <w:color w:val="000000" w:themeColor="text1"/>
          <w:sz w:val="28"/>
          <w:szCs w:val="28"/>
          <w:u w:val="none"/>
          <w:lang w:val="fr-FR"/>
          <w:rPrChange w:id="136"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37" w:author="Salim Azim ASSANI" w:date="2018-02-14T15:57:00Z">
            <w:rPr>
              <w:color w:val="000000" w:themeColor="text1"/>
              <w:lang w:val="fr-FR"/>
            </w:rPr>
          </w:rPrChange>
        </w:rPr>
        <w:t> interrompu subitement quelques mois plus tard. Selon ses développeurs, des suspicions sur l'origine de plusieurs failles de sécurité ont été soulevées à la suite d’un </w:t>
      </w:r>
      <w:r w:rsidR="00AF635E" w:rsidRPr="009315CE">
        <w:rPr>
          <w:rFonts w:ascii="Arial Narrow" w:hAnsi="Arial Narrow"/>
          <w:sz w:val="28"/>
          <w:szCs w:val="28"/>
          <w:rPrChange w:id="138"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139" w:author="Salim Azim ASSANI" w:date="2018-02-14T15:57:00Z">
            <w:rPr/>
          </w:rPrChange>
        </w:rPr>
        <w:instrText xml:space="preserve"> </w:instrText>
      </w:r>
      <w:r w:rsidR="000C6ADB" w:rsidRPr="009315CE">
        <w:rPr>
          <w:rFonts w:ascii="Arial Narrow" w:hAnsi="Arial Narrow"/>
          <w:sz w:val="28"/>
          <w:szCs w:val="28"/>
          <w:rPrChange w:id="140" w:author="Salim Azim ASSANI" w:date="2018-02-14T15:57:00Z">
            <w:rPr/>
          </w:rPrChange>
        </w:rPr>
        <w:instrText>HYPERLINK</w:instrText>
      </w:r>
      <w:r w:rsidR="00AF635E" w:rsidRPr="009315CE">
        <w:rPr>
          <w:rFonts w:ascii="Arial Narrow" w:hAnsi="Arial Narrow"/>
          <w:sz w:val="28"/>
          <w:szCs w:val="28"/>
          <w:rPrChange w:id="141" w:author="Salim Azim ASSANI" w:date="2018-02-14T15:57:00Z">
            <w:rPr/>
          </w:rPrChange>
        </w:rPr>
        <w:instrText xml:space="preserve"> "https://fr.wikipedia.org/wiki/Audit_de_s%C3%A9curit%C3%A9" \o "Audit de sécurité" </w:instrText>
      </w:r>
      <w:r w:rsidR="00AF635E" w:rsidRPr="009315CE">
        <w:rPr>
          <w:rFonts w:ascii="Arial Narrow" w:hAnsi="Arial Narrow"/>
          <w:sz w:val="28"/>
          <w:szCs w:val="28"/>
          <w:rPrChange w:id="142"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43" w:author="Salim Azim ASSANI" w:date="2018-02-14T15:57:00Z">
            <w:rPr>
              <w:rStyle w:val="Lienhypertexte"/>
              <w:color w:val="000000" w:themeColor="text1"/>
              <w:u w:val="none"/>
              <w:lang w:val="fr-FR"/>
            </w:rPr>
          </w:rPrChange>
        </w:rPr>
        <w:t>audit</w:t>
      </w:r>
      <w:r w:rsidR="00AF635E" w:rsidRPr="009315CE">
        <w:rPr>
          <w:rStyle w:val="Lienhypertexte"/>
          <w:rFonts w:ascii="Arial Narrow" w:hAnsi="Arial Narrow"/>
          <w:color w:val="000000" w:themeColor="text1"/>
          <w:sz w:val="28"/>
          <w:szCs w:val="28"/>
          <w:u w:val="none"/>
          <w:lang w:val="fr-FR"/>
          <w:rPrChange w:id="144"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45" w:author="Salim Azim ASSANI" w:date="2018-02-14T15:57:00Z">
            <w:rPr>
              <w:color w:val="000000" w:themeColor="text1"/>
              <w:lang w:val="fr-FR"/>
            </w:rPr>
          </w:rPrChange>
        </w:rPr>
        <w:t> du </w:t>
      </w:r>
      <w:r w:rsidR="00AF635E" w:rsidRPr="009315CE">
        <w:rPr>
          <w:rFonts w:ascii="Arial Narrow" w:hAnsi="Arial Narrow"/>
          <w:sz w:val="28"/>
          <w:szCs w:val="28"/>
          <w:rPrChange w:id="146" w:author="Salim Azim ASSANI" w:date="2018-02-14T15:57:00Z">
            <w:rPr>
              <w:rStyle w:val="Lienhypertexte"/>
              <w:color w:val="000000" w:themeColor="text1"/>
              <w:u w:val="none"/>
              <w:lang w:val="fr-FR"/>
            </w:rPr>
          </w:rPrChange>
        </w:rPr>
        <w:fldChar w:fldCharType="begin"/>
      </w:r>
      <w:r w:rsidR="00AF635E" w:rsidRPr="009315CE">
        <w:rPr>
          <w:rFonts w:ascii="Arial Narrow" w:hAnsi="Arial Narrow"/>
          <w:sz w:val="28"/>
          <w:szCs w:val="28"/>
          <w:rPrChange w:id="147" w:author="Salim Azim ASSANI" w:date="2018-02-14T15:57:00Z">
            <w:rPr/>
          </w:rPrChange>
        </w:rPr>
        <w:instrText xml:space="preserve"> </w:instrText>
      </w:r>
      <w:r w:rsidR="000C6ADB" w:rsidRPr="009315CE">
        <w:rPr>
          <w:rFonts w:ascii="Arial Narrow" w:hAnsi="Arial Narrow"/>
          <w:sz w:val="28"/>
          <w:szCs w:val="28"/>
          <w:rPrChange w:id="148" w:author="Salim Azim ASSANI" w:date="2018-02-14T15:57:00Z">
            <w:rPr/>
          </w:rPrChange>
        </w:rPr>
        <w:instrText>HYPERLINK</w:instrText>
      </w:r>
      <w:r w:rsidR="00AF635E" w:rsidRPr="009315CE">
        <w:rPr>
          <w:rFonts w:ascii="Arial Narrow" w:hAnsi="Arial Narrow"/>
          <w:sz w:val="28"/>
          <w:szCs w:val="28"/>
          <w:rPrChange w:id="149" w:author="Salim Azim ASSANI" w:date="2018-02-14T15:57:00Z">
            <w:rPr/>
          </w:rPrChange>
        </w:rPr>
        <w:instrText xml:space="preserve"> "https://fr.wikipedia.org/wiki/Code_source" \o "Code source" </w:instrText>
      </w:r>
      <w:r w:rsidR="00AF635E" w:rsidRPr="009315CE">
        <w:rPr>
          <w:rFonts w:ascii="Arial Narrow" w:hAnsi="Arial Narrow"/>
          <w:sz w:val="28"/>
          <w:szCs w:val="28"/>
          <w:rPrChange w:id="150" w:author="Salim Azim ASSANI" w:date="2018-02-14T15:57:00Z">
            <w:rPr>
              <w:rStyle w:val="Lienhypertexte"/>
              <w:color w:val="000000" w:themeColor="text1"/>
              <w:u w:val="none"/>
              <w:lang w:val="fr-FR"/>
            </w:rPr>
          </w:rPrChange>
        </w:rPr>
        <w:fldChar w:fldCharType="separate"/>
      </w:r>
      <w:r w:rsidRPr="009315CE">
        <w:rPr>
          <w:rStyle w:val="Lienhypertexte"/>
          <w:rFonts w:ascii="Arial Narrow" w:hAnsi="Arial Narrow"/>
          <w:color w:val="000000" w:themeColor="text1"/>
          <w:sz w:val="28"/>
          <w:szCs w:val="28"/>
          <w:u w:val="none"/>
          <w:lang w:val="fr-FR"/>
          <w:rPrChange w:id="151" w:author="Salim Azim ASSANI" w:date="2018-02-14T15:57:00Z">
            <w:rPr>
              <w:rStyle w:val="Lienhypertexte"/>
              <w:color w:val="000000" w:themeColor="text1"/>
              <w:u w:val="none"/>
              <w:lang w:val="fr-FR"/>
            </w:rPr>
          </w:rPrChange>
        </w:rPr>
        <w:t>code source</w:t>
      </w:r>
      <w:r w:rsidR="00AF635E" w:rsidRPr="009315CE">
        <w:rPr>
          <w:rStyle w:val="Lienhypertexte"/>
          <w:rFonts w:ascii="Arial Narrow" w:hAnsi="Arial Narrow"/>
          <w:color w:val="000000" w:themeColor="text1"/>
          <w:sz w:val="28"/>
          <w:szCs w:val="28"/>
          <w:u w:val="none"/>
          <w:lang w:val="fr-FR"/>
          <w:rPrChange w:id="152" w:author="Salim Azim ASSANI" w:date="2018-02-14T15:57:00Z">
            <w:rPr>
              <w:rStyle w:val="Lienhypertexte"/>
              <w:color w:val="000000" w:themeColor="text1"/>
              <w:u w:val="none"/>
              <w:lang w:val="fr-FR"/>
            </w:rPr>
          </w:rPrChange>
        </w:rPr>
        <w:fldChar w:fldCharType="end"/>
      </w:r>
      <w:r w:rsidRPr="009315CE">
        <w:rPr>
          <w:rFonts w:ascii="Arial Narrow" w:hAnsi="Arial Narrow"/>
          <w:color w:val="000000" w:themeColor="text1"/>
          <w:sz w:val="28"/>
          <w:szCs w:val="28"/>
          <w:lang w:val="fr-FR"/>
          <w:rPrChange w:id="153" w:author="Salim Azim ASSANI" w:date="2018-02-14T15:57:00Z">
            <w:rPr>
              <w:color w:val="000000" w:themeColor="text1"/>
              <w:lang w:val="fr-FR"/>
            </w:rPr>
          </w:rPrChange>
        </w:rPr>
        <w:t xml:space="preserve"> de </w:t>
      </w:r>
      <w:proofErr w:type="spellStart"/>
      <w:r w:rsidRPr="009315CE">
        <w:rPr>
          <w:rFonts w:ascii="Arial Narrow" w:hAnsi="Arial Narrow"/>
          <w:color w:val="000000" w:themeColor="text1"/>
          <w:sz w:val="28"/>
          <w:szCs w:val="28"/>
          <w:lang w:val="fr-FR"/>
          <w:rPrChange w:id="154" w:author="Salim Azim ASSANI" w:date="2018-02-14T15:57:00Z">
            <w:rPr>
              <w:color w:val="000000" w:themeColor="text1"/>
              <w:lang w:val="fr-FR"/>
            </w:rPr>
          </w:rPrChange>
        </w:rPr>
        <w:t>TrueCrypt</w:t>
      </w:r>
      <w:proofErr w:type="spellEnd"/>
      <w:r w:rsidRPr="009315CE">
        <w:rPr>
          <w:rFonts w:ascii="Arial Narrow" w:hAnsi="Arial Narrow"/>
          <w:color w:val="000000" w:themeColor="text1"/>
          <w:sz w:val="28"/>
          <w:szCs w:val="28"/>
          <w:lang w:val="fr-FR"/>
          <w:rPrChange w:id="155" w:author="Salim Azim ASSANI" w:date="2018-02-14T15:57:00Z">
            <w:rPr>
              <w:color w:val="000000" w:themeColor="text1"/>
              <w:lang w:val="fr-FR"/>
            </w:rPr>
          </w:rPrChange>
        </w:rPr>
        <w:t>. Elles ont donné lieu à des améliorations de sécurité mises en œuvre dans sa dernière version.</w:t>
      </w:r>
    </w:p>
    <w:p w14:paraId="560416E0" w14:textId="77777777" w:rsidR="00122AF5" w:rsidRPr="009315CE" w:rsidRDefault="00122AF5" w:rsidP="00122AF5">
      <w:pPr>
        <w:rPr>
          <w:rFonts w:ascii="Arial Narrow" w:hAnsi="Arial Narrow" w:cs="Times New Roman"/>
          <w:sz w:val="28"/>
          <w:szCs w:val="28"/>
          <w:rPrChange w:id="156" w:author="Salim Azim ASSANI" w:date="2018-02-14T15:57:00Z">
            <w:rPr>
              <w:rFonts w:ascii="Times New Roman" w:hAnsi="Times New Roman" w:cs="Times New Roman"/>
            </w:rPr>
          </w:rPrChange>
        </w:rPr>
      </w:pPr>
    </w:p>
    <w:p w14:paraId="57A7FB94" w14:textId="7A6848FA" w:rsidR="00122AF5" w:rsidRDefault="00AA54FA">
      <w:pPr>
        <w:pStyle w:val="Paragraphedeliste"/>
        <w:numPr>
          <w:ilvl w:val="1"/>
          <w:numId w:val="10"/>
        </w:numPr>
        <w:rPr>
          <w:ins w:id="157" w:author="Niavo1" w:date="2018-03-12T10:40:00Z"/>
          <w:rFonts w:ascii="Arial Narrow" w:hAnsi="Arial Narrow" w:cs="Times New Roman"/>
          <w:b/>
          <w:sz w:val="28"/>
          <w:szCs w:val="28"/>
        </w:rPr>
        <w:pPrChange w:id="158" w:author="Salim Azim ASSANI" w:date="2018-02-14T16:01:00Z">
          <w:pPr>
            <w:pStyle w:val="Paragraphedeliste"/>
            <w:numPr>
              <w:numId w:val="3"/>
            </w:numPr>
            <w:ind w:hanging="360"/>
          </w:pPr>
        </w:pPrChange>
      </w:pPr>
      <w:r w:rsidRPr="00EC2908">
        <w:rPr>
          <w:rFonts w:ascii="Arial Narrow" w:hAnsi="Arial Narrow" w:cs="Times New Roman"/>
          <w:b/>
          <w:sz w:val="28"/>
          <w:szCs w:val="28"/>
          <w:rPrChange w:id="159" w:author="Salim Azim ASSANI" w:date="2018-02-14T16:01:00Z">
            <w:rPr>
              <w:rFonts w:ascii="Times New Roman" w:hAnsi="Times New Roman" w:cs="Times New Roman"/>
              <w:b/>
            </w:rPr>
          </w:rPrChange>
        </w:rPr>
        <w:t>Systèmes d’Exploitation compatibles</w:t>
      </w:r>
      <w:ins w:id="160" w:author="Niavo1" w:date="2018-03-12T10:40:00Z">
        <w:r w:rsidR="003F105D">
          <w:rPr>
            <w:rFonts w:ascii="Arial Narrow" w:hAnsi="Arial Narrow" w:cs="Times New Roman"/>
            <w:b/>
            <w:sz w:val="28"/>
            <w:szCs w:val="28"/>
          </w:rPr>
          <w:t> :</w:t>
        </w:r>
      </w:ins>
    </w:p>
    <w:p w14:paraId="0DC48D31" w14:textId="77777777" w:rsidR="003F105D" w:rsidRDefault="003F105D" w:rsidP="003F105D">
      <w:pPr>
        <w:rPr>
          <w:ins w:id="161" w:author="Niavo1" w:date="2018-03-12T10:41:00Z"/>
          <w:rFonts w:ascii="Arial Narrow" w:hAnsi="Arial Narrow" w:cs="Times New Roman"/>
          <w:b/>
          <w:sz w:val="28"/>
          <w:szCs w:val="28"/>
        </w:rPr>
        <w:pPrChange w:id="162" w:author="Niavo1" w:date="2018-03-12T10:41:00Z">
          <w:pPr>
            <w:pStyle w:val="Paragraphedeliste"/>
            <w:numPr>
              <w:numId w:val="3"/>
            </w:numPr>
            <w:ind w:hanging="360"/>
          </w:pPr>
        </w:pPrChange>
      </w:pPr>
    </w:p>
    <w:p w14:paraId="067ACDB9" w14:textId="76D22248" w:rsidR="003F105D" w:rsidRPr="003F105D" w:rsidRDefault="003F105D" w:rsidP="003F105D">
      <w:pPr>
        <w:rPr>
          <w:rFonts w:ascii="Arial Narrow" w:hAnsi="Arial Narrow" w:cs="Times New Roman"/>
          <w:sz w:val="28"/>
          <w:szCs w:val="28"/>
          <w:rPrChange w:id="163" w:author="Niavo1" w:date="2018-03-12T10:41:00Z">
            <w:rPr>
              <w:rFonts w:ascii="Times New Roman" w:hAnsi="Times New Roman" w:cs="Times New Roman"/>
              <w:b/>
            </w:rPr>
          </w:rPrChange>
        </w:rPr>
        <w:pPrChange w:id="164" w:author="Niavo1" w:date="2018-03-12T10:41:00Z">
          <w:pPr>
            <w:pStyle w:val="Paragraphedeliste"/>
            <w:numPr>
              <w:numId w:val="3"/>
            </w:numPr>
            <w:ind w:hanging="360"/>
          </w:pPr>
        </w:pPrChange>
      </w:pPr>
      <w:ins w:id="165" w:author="Niavo1" w:date="2018-03-12T10:41:00Z">
        <w:r w:rsidRPr="003F105D">
          <w:rPr>
            <w:rFonts w:ascii="Arial Narrow" w:hAnsi="Arial Narrow" w:cs="Times New Roman"/>
            <w:sz w:val="28"/>
            <w:szCs w:val="28"/>
            <w:rPrChange w:id="166" w:author="Niavo1" w:date="2018-03-12T10:41:00Z">
              <w:rPr>
                <w:rFonts w:ascii="Arial Narrow" w:hAnsi="Arial Narrow" w:cs="Times New Roman"/>
                <w:b/>
                <w:sz w:val="28"/>
                <w:szCs w:val="28"/>
              </w:rPr>
            </w:rPrChange>
          </w:rPr>
          <w:t>Voici les systèmes d’exploitation compatibles avec Veracrypt</w:t>
        </w:r>
        <w:r>
          <w:rPr>
            <w:rFonts w:ascii="Arial Narrow" w:hAnsi="Arial Narrow" w:cs="Times New Roman"/>
            <w:sz w:val="28"/>
            <w:szCs w:val="28"/>
            <w:rPrChange w:id="167" w:author="Niavo1" w:date="2018-03-12T10:41:00Z">
              <w:rPr>
                <w:rFonts w:ascii="Arial Narrow" w:hAnsi="Arial Narrow" w:cs="Times New Roman"/>
                <w:sz w:val="28"/>
                <w:szCs w:val="28"/>
              </w:rPr>
            </w:rPrChange>
          </w:rPr>
          <w:t>.</w:t>
        </w:r>
      </w:ins>
    </w:p>
    <w:p w14:paraId="43B03DA4" w14:textId="77777777" w:rsidR="00E62112" w:rsidRPr="009315CE" w:rsidRDefault="00E62112" w:rsidP="00E62112">
      <w:pPr>
        <w:numPr>
          <w:ilvl w:val="0"/>
          <w:numId w:val="4"/>
        </w:numPr>
        <w:shd w:val="clear" w:color="auto" w:fill="FFFFFF"/>
        <w:spacing w:before="100" w:beforeAutospacing="1" w:after="100" w:afterAutospacing="1"/>
        <w:rPr>
          <w:rFonts w:ascii="Arial Narrow" w:eastAsia="Times New Roman" w:hAnsi="Arial Narrow" w:cs="Times New Roman"/>
          <w:noProof w:val="0"/>
          <w:color w:val="4C4C4C"/>
          <w:sz w:val="28"/>
          <w:szCs w:val="28"/>
          <w:rPrChange w:id="168" w:author="Salim Azim ASSANI" w:date="2018-02-14T15:57:00Z">
            <w:rPr>
              <w:rFonts w:ascii="Times New Roman" w:eastAsia="Times New Roman" w:hAnsi="Times New Roman" w:cs="Times New Roman"/>
              <w:noProof w:val="0"/>
              <w:color w:val="4C4C4C"/>
            </w:rPr>
          </w:rPrChange>
        </w:rPr>
      </w:pPr>
      <w:r w:rsidRPr="009315CE">
        <w:rPr>
          <w:rFonts w:ascii="Arial Narrow" w:eastAsia="Times New Roman" w:hAnsi="Arial Narrow" w:cs="Times New Roman"/>
          <w:noProof w:val="0"/>
          <w:color w:val="4C4C4C"/>
          <w:sz w:val="28"/>
          <w:szCs w:val="28"/>
          <w:rPrChange w:id="169" w:author="Salim Azim ASSANI" w:date="2018-02-14T15:57:00Z">
            <w:rPr>
              <w:rFonts w:ascii="Times New Roman" w:eastAsia="Times New Roman" w:hAnsi="Times New Roman" w:cs="Times New Roman"/>
              <w:noProof w:val="0"/>
              <w:color w:val="4C4C4C"/>
            </w:rPr>
          </w:rPrChange>
        </w:rPr>
        <w:t>Compatibilité Mac OS X  10.6 à 10.10</w:t>
      </w:r>
    </w:p>
    <w:p w14:paraId="5B39A793" w14:textId="77777777" w:rsidR="00E62112" w:rsidRPr="009315CE" w:rsidRDefault="00E62112" w:rsidP="00E62112">
      <w:pPr>
        <w:numPr>
          <w:ilvl w:val="0"/>
          <w:numId w:val="4"/>
        </w:numPr>
        <w:shd w:val="clear" w:color="auto" w:fill="FFFFFF"/>
        <w:spacing w:before="100" w:beforeAutospacing="1" w:after="100" w:afterAutospacing="1"/>
        <w:rPr>
          <w:rFonts w:ascii="Arial Narrow" w:eastAsia="Times New Roman" w:hAnsi="Arial Narrow" w:cs="Times New Roman"/>
          <w:noProof w:val="0"/>
          <w:color w:val="4C4C4C"/>
          <w:sz w:val="28"/>
          <w:szCs w:val="28"/>
          <w:rPrChange w:id="170" w:author="Salim Azim ASSANI" w:date="2018-02-14T15:57:00Z">
            <w:rPr>
              <w:rFonts w:ascii="Times New Roman" w:eastAsia="Times New Roman" w:hAnsi="Times New Roman" w:cs="Times New Roman"/>
              <w:noProof w:val="0"/>
              <w:color w:val="4C4C4C"/>
            </w:rPr>
          </w:rPrChange>
        </w:rPr>
      </w:pPr>
      <w:r w:rsidRPr="009315CE">
        <w:rPr>
          <w:rFonts w:ascii="Arial Narrow" w:eastAsia="Times New Roman" w:hAnsi="Arial Narrow" w:cs="Times New Roman"/>
          <w:noProof w:val="0"/>
          <w:color w:val="4C4C4C"/>
          <w:sz w:val="28"/>
          <w:szCs w:val="28"/>
          <w:rPrChange w:id="171" w:author="Salim Azim ASSANI" w:date="2018-02-14T15:57:00Z">
            <w:rPr>
              <w:rFonts w:ascii="Times New Roman" w:eastAsia="Times New Roman" w:hAnsi="Times New Roman" w:cs="Times New Roman"/>
              <w:noProof w:val="0"/>
              <w:color w:val="4C4C4C"/>
            </w:rPr>
          </w:rPrChange>
        </w:rPr>
        <w:t>Compatibilité Windows XP à 8.1 en 32 et 64 bits</w:t>
      </w:r>
    </w:p>
    <w:p w14:paraId="0BE4A2FF" w14:textId="2A40EA0F" w:rsidR="00122AF5" w:rsidRPr="009315CE" w:rsidRDefault="00E62112" w:rsidP="00122AF5">
      <w:pPr>
        <w:numPr>
          <w:ilvl w:val="0"/>
          <w:numId w:val="4"/>
        </w:numPr>
        <w:shd w:val="clear" w:color="auto" w:fill="FFFFFF"/>
        <w:spacing w:before="100" w:beforeAutospacing="1" w:after="100" w:afterAutospacing="1"/>
        <w:rPr>
          <w:rFonts w:ascii="Arial Narrow" w:eastAsia="Times New Roman" w:hAnsi="Arial Narrow" w:cs="Times New Roman"/>
          <w:noProof w:val="0"/>
          <w:color w:val="4C4C4C"/>
          <w:sz w:val="28"/>
          <w:szCs w:val="28"/>
          <w:rPrChange w:id="172" w:author="Salim Azim ASSANI" w:date="2018-02-14T15:57:00Z">
            <w:rPr>
              <w:rFonts w:ascii="Times New Roman" w:eastAsia="Times New Roman" w:hAnsi="Times New Roman" w:cs="Times New Roman"/>
              <w:noProof w:val="0"/>
              <w:color w:val="4C4C4C"/>
            </w:rPr>
          </w:rPrChange>
        </w:rPr>
      </w:pPr>
      <w:r w:rsidRPr="009315CE">
        <w:rPr>
          <w:rFonts w:ascii="Arial Narrow" w:eastAsia="Times New Roman" w:hAnsi="Arial Narrow" w:cs="Times New Roman"/>
          <w:noProof w:val="0"/>
          <w:color w:val="4C4C4C"/>
          <w:sz w:val="28"/>
          <w:szCs w:val="28"/>
          <w:rPrChange w:id="173" w:author="Salim Azim ASSANI" w:date="2018-02-14T15:57:00Z">
            <w:rPr>
              <w:rFonts w:ascii="Times New Roman" w:eastAsia="Times New Roman" w:hAnsi="Times New Roman" w:cs="Times New Roman"/>
              <w:noProof w:val="0"/>
              <w:color w:val="4C4C4C"/>
            </w:rPr>
          </w:rPrChange>
        </w:rPr>
        <w:t xml:space="preserve">Compatibilité Linux </w:t>
      </w:r>
      <w:proofErr w:type="spellStart"/>
      <w:r w:rsidRPr="009315CE">
        <w:rPr>
          <w:rFonts w:ascii="Arial Narrow" w:eastAsia="Times New Roman" w:hAnsi="Arial Narrow" w:cs="Times New Roman"/>
          <w:noProof w:val="0"/>
          <w:color w:val="4C4C4C"/>
          <w:sz w:val="28"/>
          <w:szCs w:val="28"/>
          <w:rPrChange w:id="174" w:author="Salim Azim ASSANI" w:date="2018-02-14T15:57:00Z">
            <w:rPr>
              <w:rFonts w:ascii="Times New Roman" w:eastAsia="Times New Roman" w:hAnsi="Times New Roman" w:cs="Times New Roman"/>
              <w:noProof w:val="0"/>
              <w:color w:val="4C4C4C"/>
            </w:rPr>
          </w:rPrChange>
        </w:rPr>
        <w:t>kernel</w:t>
      </w:r>
      <w:proofErr w:type="spellEnd"/>
      <w:r w:rsidRPr="009315CE">
        <w:rPr>
          <w:rFonts w:ascii="Arial Narrow" w:eastAsia="Times New Roman" w:hAnsi="Arial Narrow" w:cs="Times New Roman"/>
          <w:noProof w:val="0"/>
          <w:color w:val="4C4C4C"/>
          <w:sz w:val="28"/>
          <w:szCs w:val="28"/>
          <w:rPrChange w:id="175" w:author="Salim Azim ASSANI" w:date="2018-02-14T15:57:00Z">
            <w:rPr>
              <w:rFonts w:ascii="Times New Roman" w:eastAsia="Times New Roman" w:hAnsi="Times New Roman" w:cs="Times New Roman"/>
              <w:noProof w:val="0"/>
              <w:color w:val="4C4C4C"/>
            </w:rPr>
          </w:rPrChange>
        </w:rPr>
        <w:t xml:space="preserve"> 2.6+ en 32 et 64 bits</w:t>
      </w:r>
    </w:p>
    <w:p w14:paraId="3C891BF7" w14:textId="359ECA68" w:rsidR="00AA54FA" w:rsidRDefault="00AA54FA">
      <w:pPr>
        <w:pStyle w:val="Paragraphedeliste"/>
        <w:numPr>
          <w:ilvl w:val="1"/>
          <w:numId w:val="10"/>
        </w:numPr>
        <w:rPr>
          <w:ins w:id="176" w:author="Niavo1" w:date="2018-03-12T10:42:00Z"/>
          <w:rFonts w:ascii="Arial Narrow" w:hAnsi="Arial Narrow" w:cs="Times New Roman"/>
          <w:b/>
          <w:sz w:val="28"/>
          <w:szCs w:val="28"/>
        </w:rPr>
        <w:pPrChange w:id="177" w:author="Salim Azim ASSANI" w:date="2018-02-14T16:04:00Z">
          <w:pPr>
            <w:pStyle w:val="Paragraphedeliste"/>
            <w:numPr>
              <w:numId w:val="3"/>
            </w:numPr>
            <w:ind w:hanging="360"/>
          </w:pPr>
        </w:pPrChange>
      </w:pPr>
      <w:r w:rsidRPr="00B32F2C">
        <w:rPr>
          <w:rFonts w:ascii="Arial Narrow" w:hAnsi="Arial Narrow" w:cs="Times New Roman"/>
          <w:b/>
          <w:sz w:val="28"/>
          <w:szCs w:val="28"/>
          <w:rPrChange w:id="178" w:author="Salim Azim ASSANI" w:date="2018-02-14T16:04:00Z">
            <w:rPr>
              <w:rFonts w:ascii="Times New Roman" w:hAnsi="Times New Roman" w:cs="Times New Roman"/>
              <w:b/>
            </w:rPr>
          </w:rPrChange>
        </w:rPr>
        <w:t>Lien de téléchargement officiel</w:t>
      </w:r>
      <w:ins w:id="179" w:author="Niavo1" w:date="2018-03-12T10:41:00Z">
        <w:r w:rsidR="003F105D">
          <w:rPr>
            <w:rFonts w:ascii="Arial Narrow" w:hAnsi="Arial Narrow" w:cs="Times New Roman"/>
            <w:b/>
            <w:sz w:val="28"/>
            <w:szCs w:val="28"/>
          </w:rPr>
          <w:t> :</w:t>
        </w:r>
      </w:ins>
    </w:p>
    <w:p w14:paraId="2040E8E9" w14:textId="77777777" w:rsidR="003F105D" w:rsidRPr="00B32F2C" w:rsidRDefault="003F105D" w:rsidP="003F105D">
      <w:pPr>
        <w:pStyle w:val="Paragraphedeliste"/>
        <w:rPr>
          <w:rFonts w:ascii="Arial Narrow" w:hAnsi="Arial Narrow" w:cs="Times New Roman"/>
          <w:b/>
          <w:sz w:val="28"/>
          <w:szCs w:val="28"/>
          <w:rPrChange w:id="180" w:author="Salim Azim ASSANI" w:date="2018-02-14T16:04:00Z">
            <w:rPr>
              <w:rFonts w:ascii="Times New Roman" w:hAnsi="Times New Roman" w:cs="Times New Roman"/>
              <w:b/>
            </w:rPr>
          </w:rPrChange>
        </w:rPr>
        <w:pPrChange w:id="181" w:author="Niavo1" w:date="2018-03-12T10:42:00Z">
          <w:pPr>
            <w:pStyle w:val="Paragraphedeliste"/>
            <w:numPr>
              <w:numId w:val="3"/>
            </w:numPr>
            <w:ind w:hanging="360"/>
          </w:pPr>
        </w:pPrChange>
      </w:pPr>
    </w:p>
    <w:p w14:paraId="23132F6C" w14:textId="3078AAE5" w:rsidR="00E62112" w:rsidRPr="003F105D" w:rsidDel="003F105D" w:rsidRDefault="003F105D" w:rsidP="003F105D">
      <w:pPr>
        <w:rPr>
          <w:del w:id="182" w:author="Niavo1" w:date="2018-03-12T10:41:00Z"/>
          <w:rFonts w:ascii="Arial Narrow" w:hAnsi="Arial Narrow" w:cs="Times New Roman"/>
          <w:sz w:val="28"/>
          <w:szCs w:val="28"/>
          <w:rPrChange w:id="183" w:author="Niavo1" w:date="2018-03-12T10:42:00Z">
            <w:rPr>
              <w:del w:id="184" w:author="Niavo1" w:date="2018-03-12T10:41:00Z"/>
              <w:rFonts w:ascii="Times New Roman" w:hAnsi="Times New Roman" w:cs="Times New Roman"/>
              <w:b/>
            </w:rPr>
          </w:rPrChange>
        </w:rPr>
        <w:pPrChange w:id="185" w:author="Niavo1" w:date="2018-03-12T10:41:00Z">
          <w:pPr/>
        </w:pPrChange>
      </w:pPr>
      <w:ins w:id="186" w:author="Niavo1" w:date="2018-03-12T10:41:00Z">
        <w:r w:rsidRPr="003F105D">
          <w:rPr>
            <w:rFonts w:ascii="Arial Narrow" w:hAnsi="Arial Narrow" w:cs="Times New Roman"/>
            <w:bCs/>
            <w:color w:val="4C4C4C"/>
            <w:sz w:val="28"/>
            <w:szCs w:val="28"/>
            <w:shd w:val="clear" w:color="auto" w:fill="FFFFFF"/>
            <w:rPrChange w:id="187" w:author="Niavo1" w:date="2018-03-12T10:42:00Z">
              <w:rPr>
                <w:rFonts w:ascii="Arial Narrow" w:hAnsi="Arial Narrow" w:cs="Times New Roman"/>
                <w:b/>
                <w:bCs/>
                <w:color w:val="4C4C4C"/>
                <w:sz w:val="28"/>
                <w:szCs w:val="28"/>
                <w:shd w:val="clear" w:color="auto" w:fill="FFFFFF"/>
              </w:rPr>
            </w:rPrChange>
          </w:rPr>
          <w:t>Vous téléchargerez le logiciel librement en tapant sur.</w:t>
        </w:r>
      </w:ins>
    </w:p>
    <w:p w14:paraId="27C7C5DC" w14:textId="77777777" w:rsidR="003F105D" w:rsidRDefault="003F105D" w:rsidP="003F105D">
      <w:pPr>
        <w:jc w:val="both"/>
        <w:rPr>
          <w:ins w:id="188" w:author="Niavo1" w:date="2018-03-12T10:41:00Z"/>
          <w:rFonts w:ascii="Arial Narrow" w:hAnsi="Arial Narrow" w:cs="Times New Roman"/>
          <w:b/>
          <w:bCs/>
          <w:color w:val="4C4C4C"/>
          <w:sz w:val="28"/>
          <w:szCs w:val="28"/>
          <w:shd w:val="clear" w:color="auto" w:fill="FFFFFF"/>
        </w:rPr>
        <w:pPrChange w:id="189" w:author="Niavo1" w:date="2018-03-12T10:41:00Z">
          <w:pPr>
            <w:ind w:left="360"/>
            <w:jc w:val="both"/>
          </w:pPr>
        </w:pPrChange>
      </w:pPr>
    </w:p>
    <w:p w14:paraId="35FE46BD" w14:textId="77777777" w:rsidR="003F105D" w:rsidRDefault="003F105D" w:rsidP="0052331A">
      <w:pPr>
        <w:ind w:left="360"/>
        <w:jc w:val="both"/>
        <w:rPr>
          <w:ins w:id="190" w:author="Niavo1" w:date="2018-03-12T10:41:00Z"/>
          <w:rFonts w:ascii="Arial Narrow" w:hAnsi="Arial Narrow" w:cs="Times New Roman"/>
          <w:b/>
          <w:bCs/>
          <w:color w:val="4C4C4C"/>
          <w:sz w:val="28"/>
          <w:szCs w:val="28"/>
          <w:shd w:val="clear" w:color="auto" w:fill="FFFFFF"/>
        </w:rPr>
      </w:pPr>
    </w:p>
    <w:p w14:paraId="077A14BD" w14:textId="337DBD64" w:rsidR="00E62112" w:rsidRDefault="00E62112" w:rsidP="0052331A">
      <w:pPr>
        <w:ind w:left="360"/>
        <w:jc w:val="both"/>
        <w:rPr>
          <w:ins w:id="191" w:author="Niavo1" w:date="2018-03-12T10:42:00Z"/>
          <w:rFonts w:ascii="Arial Narrow" w:hAnsi="Arial Narrow" w:cs="Times New Roman"/>
          <w:color w:val="4C4C4C"/>
          <w:sz w:val="28"/>
          <w:szCs w:val="28"/>
          <w:shd w:val="clear" w:color="auto" w:fill="FFFFFF"/>
        </w:rPr>
      </w:pPr>
      <w:r w:rsidRPr="009315CE">
        <w:rPr>
          <w:rFonts w:ascii="Arial Narrow" w:hAnsi="Arial Narrow" w:cs="Times New Roman"/>
          <w:b/>
          <w:bCs/>
          <w:color w:val="4C4C4C"/>
          <w:sz w:val="28"/>
          <w:szCs w:val="28"/>
          <w:shd w:val="clear" w:color="auto" w:fill="FFFFFF"/>
          <w:rPrChange w:id="192" w:author="Salim Azim ASSANI" w:date="2018-02-14T15:57:00Z">
            <w:rPr>
              <w:rFonts w:ascii="Times New Roman" w:hAnsi="Times New Roman" w:cs="Times New Roman"/>
              <w:b/>
              <w:bCs/>
              <w:color w:val="4C4C4C"/>
              <w:shd w:val="clear" w:color="auto" w:fill="FFFFFF"/>
            </w:rPr>
          </w:rPrChange>
        </w:rPr>
        <w:t>VeraCrypt </w:t>
      </w:r>
      <w:r w:rsidRPr="009315CE">
        <w:rPr>
          <w:rFonts w:ascii="Arial Narrow" w:hAnsi="Arial Narrow" w:cs="Times New Roman"/>
          <w:color w:val="4C4C4C"/>
          <w:sz w:val="28"/>
          <w:szCs w:val="28"/>
          <w:shd w:val="clear" w:color="auto" w:fill="FFFFFF"/>
          <w:rPrChange w:id="193" w:author="Salim Azim ASSANI" w:date="2018-02-14T15:57:00Z">
            <w:rPr>
              <w:rFonts w:ascii="Times New Roman" w:hAnsi="Times New Roman" w:cs="Times New Roman"/>
              <w:color w:val="4C4C4C"/>
              <w:shd w:val="clear" w:color="auto" w:fill="FFFFFF"/>
            </w:rPr>
          </w:rPrChange>
        </w:rPr>
        <w:t>1.19 (</w:t>
      </w:r>
      <w:r w:rsidR="00AF635E" w:rsidRPr="009315CE">
        <w:rPr>
          <w:rFonts w:ascii="Arial Narrow" w:hAnsi="Arial Narrow"/>
          <w:sz w:val="28"/>
          <w:szCs w:val="28"/>
          <w:rPrChange w:id="194" w:author="Salim Azim ASSANI" w:date="2018-02-14T15:57:00Z">
            <w:rPr>
              <w:rFonts w:ascii="Times New Roman" w:hAnsi="Times New Roman" w:cs="Times New Roman"/>
              <w:color w:val="618EBA"/>
              <w:shd w:val="clear" w:color="auto" w:fill="FFFFFF"/>
            </w:rPr>
          </w:rPrChange>
        </w:rPr>
        <w:fldChar w:fldCharType="begin"/>
      </w:r>
      <w:r w:rsidR="00AF635E" w:rsidRPr="009315CE">
        <w:rPr>
          <w:rFonts w:ascii="Arial Narrow" w:hAnsi="Arial Narrow"/>
          <w:sz w:val="28"/>
          <w:szCs w:val="28"/>
          <w:rPrChange w:id="195" w:author="Salim Azim ASSANI" w:date="2018-02-14T15:57:00Z">
            <w:rPr/>
          </w:rPrChange>
        </w:rPr>
        <w:instrText xml:space="preserve"> </w:instrText>
      </w:r>
      <w:r w:rsidR="000C6ADB" w:rsidRPr="009315CE">
        <w:rPr>
          <w:rFonts w:ascii="Arial Narrow" w:hAnsi="Arial Narrow"/>
          <w:sz w:val="28"/>
          <w:szCs w:val="28"/>
          <w:rPrChange w:id="196" w:author="Salim Azim ASSANI" w:date="2018-02-14T15:57:00Z">
            <w:rPr/>
          </w:rPrChange>
        </w:rPr>
        <w:instrText>HYPERLINK</w:instrText>
      </w:r>
      <w:r w:rsidR="00AF635E" w:rsidRPr="009315CE">
        <w:rPr>
          <w:rFonts w:ascii="Arial Narrow" w:hAnsi="Arial Narrow"/>
          <w:sz w:val="28"/>
          <w:szCs w:val="28"/>
          <w:rPrChange w:id="197" w:author="Salim Azim ASSANI" w:date="2018-02-14T15:57:00Z">
            <w:rPr/>
          </w:rPrChange>
        </w:rPr>
        <w:instrText xml:space="preserve"> "https://veracrypt.codeplex.com/" </w:instrText>
      </w:r>
      <w:r w:rsidR="00AF635E" w:rsidRPr="009315CE">
        <w:rPr>
          <w:rFonts w:ascii="Arial Narrow" w:hAnsi="Arial Narrow"/>
          <w:sz w:val="28"/>
          <w:szCs w:val="28"/>
          <w:rPrChange w:id="198" w:author="Salim Azim ASSANI" w:date="2018-02-14T15:57:00Z">
            <w:rPr>
              <w:rFonts w:ascii="Times New Roman" w:hAnsi="Times New Roman" w:cs="Times New Roman"/>
              <w:color w:val="618EBA"/>
              <w:shd w:val="clear" w:color="auto" w:fill="FFFFFF"/>
            </w:rPr>
          </w:rPrChange>
        </w:rPr>
        <w:fldChar w:fldCharType="separate"/>
      </w:r>
      <w:r w:rsidRPr="009315CE">
        <w:rPr>
          <w:rFonts w:ascii="Arial Narrow" w:hAnsi="Arial Narrow" w:cs="Times New Roman"/>
          <w:color w:val="618EBA"/>
          <w:sz w:val="28"/>
          <w:szCs w:val="28"/>
          <w:shd w:val="clear" w:color="auto" w:fill="FFFFFF"/>
          <w:rPrChange w:id="199" w:author="Salim Azim ASSANI" w:date="2018-02-14T15:57:00Z">
            <w:rPr>
              <w:rFonts w:ascii="Times New Roman" w:hAnsi="Times New Roman" w:cs="Times New Roman"/>
              <w:color w:val="618EBA"/>
              <w:shd w:val="clear" w:color="auto" w:fill="FFFFFF"/>
            </w:rPr>
          </w:rPrChange>
        </w:rPr>
        <w:t>https://veracrypt.codeplex.com</w:t>
      </w:r>
      <w:r w:rsidR="00AF635E" w:rsidRPr="009315CE">
        <w:rPr>
          <w:rFonts w:ascii="Arial Narrow" w:hAnsi="Arial Narrow" w:cs="Times New Roman"/>
          <w:color w:val="618EBA"/>
          <w:sz w:val="28"/>
          <w:szCs w:val="28"/>
          <w:shd w:val="clear" w:color="auto" w:fill="FFFFFF"/>
          <w:rPrChange w:id="200" w:author="Salim Azim ASSANI" w:date="2018-02-14T15:57:00Z">
            <w:rPr>
              <w:rFonts w:ascii="Times New Roman" w:hAnsi="Times New Roman" w:cs="Times New Roman"/>
              <w:color w:val="618EBA"/>
              <w:shd w:val="clear" w:color="auto" w:fill="FFFFFF"/>
            </w:rPr>
          </w:rPrChange>
        </w:rPr>
        <w:fldChar w:fldCharType="end"/>
      </w:r>
      <w:r w:rsidRPr="009315CE">
        <w:rPr>
          <w:rFonts w:ascii="Arial Narrow" w:hAnsi="Arial Narrow" w:cs="Times New Roman"/>
          <w:color w:val="4C4C4C"/>
          <w:sz w:val="28"/>
          <w:szCs w:val="28"/>
          <w:shd w:val="clear" w:color="auto" w:fill="FFFFFF"/>
          <w:rPrChange w:id="201" w:author="Salim Azim ASSANI" w:date="2018-02-14T15:57:00Z">
            <w:rPr>
              <w:rFonts w:ascii="Times New Roman" w:hAnsi="Times New Roman" w:cs="Times New Roman"/>
              <w:color w:val="4C4C4C"/>
              <w:shd w:val="clear" w:color="auto" w:fill="FFFFFF"/>
            </w:rPr>
          </w:rPrChange>
        </w:rPr>
        <w:t>) – le package d’installation fait environ 23 Mo</w:t>
      </w:r>
      <w:r w:rsidR="0052331A" w:rsidRPr="009315CE">
        <w:rPr>
          <w:rFonts w:ascii="Arial Narrow" w:hAnsi="Arial Narrow" w:cs="Times New Roman"/>
          <w:color w:val="4C4C4C"/>
          <w:sz w:val="28"/>
          <w:szCs w:val="28"/>
          <w:shd w:val="clear" w:color="auto" w:fill="FFFFFF"/>
          <w:rPrChange w:id="202" w:author="Salim Azim ASSANI" w:date="2018-02-14T15:57:00Z">
            <w:rPr>
              <w:rFonts w:ascii="Times New Roman" w:hAnsi="Times New Roman" w:cs="Times New Roman"/>
              <w:color w:val="4C4C4C"/>
              <w:shd w:val="clear" w:color="auto" w:fill="FFFFFF"/>
            </w:rPr>
          </w:rPrChange>
        </w:rPr>
        <w:t xml:space="preserve">. </w:t>
      </w:r>
      <w:ins w:id="203" w:author="Niavo1" w:date="2018-03-12T10:42:00Z">
        <w:r w:rsidR="003F105D">
          <w:rPr>
            <w:rFonts w:ascii="Arial Narrow" w:hAnsi="Arial Narrow" w:cs="Times New Roman"/>
            <w:color w:val="4C4C4C"/>
            <w:sz w:val="28"/>
            <w:szCs w:val="28"/>
            <w:shd w:val="clear" w:color="auto" w:fill="FFFFFF"/>
          </w:rPr>
          <w:t xml:space="preserve">C’est la </w:t>
        </w:r>
      </w:ins>
      <w:del w:id="204" w:author="Niavo1" w:date="2018-03-12T10:42:00Z">
        <w:r w:rsidR="0052331A" w:rsidRPr="009315CE" w:rsidDel="003F105D">
          <w:rPr>
            <w:rFonts w:ascii="Arial Narrow" w:hAnsi="Arial Narrow" w:cs="Times New Roman"/>
            <w:color w:val="4C4C4C"/>
            <w:sz w:val="28"/>
            <w:szCs w:val="28"/>
            <w:shd w:val="clear" w:color="auto" w:fill="FFFFFF"/>
            <w:rPrChange w:id="205" w:author="Salim Azim ASSANI" w:date="2018-02-14T15:57:00Z">
              <w:rPr>
                <w:rFonts w:ascii="Times New Roman" w:hAnsi="Times New Roman" w:cs="Times New Roman"/>
                <w:color w:val="4C4C4C"/>
                <w:shd w:val="clear" w:color="auto" w:fill="FFFFFF"/>
              </w:rPr>
            </w:rPrChange>
          </w:rPr>
          <w:delText>V</w:delText>
        </w:r>
      </w:del>
      <w:ins w:id="206" w:author="Niavo1" w:date="2018-03-12T10:42:00Z">
        <w:r w:rsidR="003F105D">
          <w:rPr>
            <w:rFonts w:ascii="Arial Narrow" w:hAnsi="Arial Narrow" w:cs="Times New Roman"/>
            <w:color w:val="4C4C4C"/>
            <w:sz w:val="28"/>
            <w:szCs w:val="28"/>
            <w:shd w:val="clear" w:color="auto" w:fill="FFFFFF"/>
          </w:rPr>
          <w:t>v</w:t>
        </w:r>
      </w:ins>
      <w:r w:rsidR="0052331A" w:rsidRPr="009315CE">
        <w:rPr>
          <w:rFonts w:ascii="Arial Narrow" w:hAnsi="Arial Narrow" w:cs="Times New Roman"/>
          <w:color w:val="4C4C4C"/>
          <w:sz w:val="28"/>
          <w:szCs w:val="28"/>
          <w:shd w:val="clear" w:color="auto" w:fill="FFFFFF"/>
          <w:rPrChange w:id="207" w:author="Salim Azim ASSANI" w:date="2018-02-14T15:57:00Z">
            <w:rPr>
              <w:rFonts w:ascii="Times New Roman" w:hAnsi="Times New Roman" w:cs="Times New Roman"/>
              <w:color w:val="4C4C4C"/>
              <w:shd w:val="clear" w:color="auto" w:fill="FFFFFF"/>
            </w:rPr>
          </w:rPrChange>
        </w:rPr>
        <w:t>ersion la plus recente compatible avec Window</w:t>
      </w:r>
      <w:ins w:id="208" w:author="Niavo1" w:date="2018-03-12T10:42:00Z">
        <w:r w:rsidR="003F105D">
          <w:rPr>
            <w:rFonts w:ascii="Arial Narrow" w:hAnsi="Arial Narrow" w:cs="Times New Roman"/>
            <w:color w:val="4C4C4C"/>
            <w:sz w:val="28"/>
            <w:szCs w:val="28"/>
            <w:shd w:val="clear" w:color="auto" w:fill="FFFFFF"/>
          </w:rPr>
          <w:t>s</w:t>
        </w:r>
      </w:ins>
      <w:r w:rsidR="0052331A" w:rsidRPr="009315CE">
        <w:rPr>
          <w:rFonts w:ascii="Arial Narrow" w:hAnsi="Arial Narrow" w:cs="Times New Roman"/>
          <w:color w:val="4C4C4C"/>
          <w:sz w:val="28"/>
          <w:szCs w:val="28"/>
          <w:shd w:val="clear" w:color="auto" w:fill="FFFFFF"/>
          <w:rPrChange w:id="209" w:author="Salim Azim ASSANI" w:date="2018-02-14T15:57:00Z">
            <w:rPr>
              <w:rFonts w:ascii="Times New Roman" w:hAnsi="Times New Roman" w:cs="Times New Roman"/>
              <w:color w:val="4C4C4C"/>
              <w:shd w:val="clear" w:color="auto" w:fill="FFFFFF"/>
            </w:rPr>
          </w:rPrChange>
        </w:rPr>
        <w:t>7.</w:t>
      </w:r>
    </w:p>
    <w:p w14:paraId="753404B0" w14:textId="77777777" w:rsidR="003F105D" w:rsidRPr="009315CE" w:rsidRDefault="003F105D" w:rsidP="0052331A">
      <w:pPr>
        <w:ind w:left="360"/>
        <w:jc w:val="both"/>
        <w:rPr>
          <w:rFonts w:ascii="Arial Narrow" w:hAnsi="Arial Narrow" w:cs="Times New Roman"/>
          <w:b/>
          <w:sz w:val="28"/>
          <w:szCs w:val="28"/>
          <w:rPrChange w:id="210" w:author="Salim Azim ASSANI" w:date="2018-02-14T15:57:00Z">
            <w:rPr>
              <w:rFonts w:ascii="Times New Roman" w:hAnsi="Times New Roman" w:cs="Times New Roman"/>
              <w:b/>
            </w:rPr>
          </w:rPrChange>
        </w:rPr>
      </w:pPr>
    </w:p>
    <w:p w14:paraId="7302B4CF" w14:textId="77777777" w:rsidR="00AA54FA" w:rsidRPr="009315CE" w:rsidRDefault="00AA54FA" w:rsidP="00AA54FA">
      <w:pPr>
        <w:rPr>
          <w:rFonts w:ascii="Arial Narrow" w:hAnsi="Arial Narrow" w:cs="Times New Roman"/>
          <w:sz w:val="28"/>
          <w:szCs w:val="28"/>
          <w:rPrChange w:id="211" w:author="Salim Azim ASSANI" w:date="2018-02-14T15:57:00Z">
            <w:rPr>
              <w:rFonts w:ascii="Times New Roman" w:hAnsi="Times New Roman" w:cs="Times New Roman"/>
            </w:rPr>
          </w:rPrChange>
        </w:rPr>
      </w:pPr>
    </w:p>
    <w:p w14:paraId="49DF607C" w14:textId="43469C0E" w:rsidR="00AA54FA" w:rsidRPr="00B32F2C" w:rsidRDefault="00AA54FA">
      <w:pPr>
        <w:pStyle w:val="Paragraphedeliste"/>
        <w:numPr>
          <w:ilvl w:val="0"/>
          <w:numId w:val="9"/>
        </w:numPr>
        <w:rPr>
          <w:rFonts w:ascii="Arial Narrow" w:hAnsi="Arial Narrow" w:cs="Times New Roman"/>
          <w:b/>
          <w:sz w:val="28"/>
          <w:szCs w:val="28"/>
          <w:rPrChange w:id="212" w:author="Salim Azim ASSANI" w:date="2018-02-14T16:04:00Z">
            <w:rPr>
              <w:rFonts w:ascii="Times New Roman" w:hAnsi="Times New Roman" w:cs="Times New Roman"/>
              <w:b/>
            </w:rPr>
          </w:rPrChange>
        </w:rPr>
        <w:pPrChange w:id="213" w:author="Salim Azim ASSANI" w:date="2018-02-14T16:04:00Z">
          <w:pPr/>
        </w:pPrChange>
      </w:pPr>
      <w:r w:rsidRPr="00B32F2C">
        <w:rPr>
          <w:rFonts w:ascii="Arial Narrow" w:hAnsi="Arial Narrow" w:cs="Times New Roman"/>
          <w:b/>
          <w:sz w:val="28"/>
          <w:szCs w:val="28"/>
          <w:rPrChange w:id="214" w:author="Salim Azim ASSANI" w:date="2018-02-14T16:04:00Z">
            <w:rPr>
              <w:rFonts w:ascii="Times New Roman" w:hAnsi="Times New Roman" w:cs="Times New Roman"/>
              <w:b/>
            </w:rPr>
          </w:rPrChange>
        </w:rPr>
        <w:lastRenderedPageBreak/>
        <w:t>Installation</w:t>
      </w:r>
      <w:ins w:id="215" w:author="Niavo1" w:date="2018-03-12T10:42:00Z">
        <w:r w:rsidR="00533012">
          <w:rPr>
            <w:rFonts w:ascii="Arial Narrow" w:hAnsi="Arial Narrow" w:cs="Times New Roman"/>
            <w:b/>
            <w:sz w:val="28"/>
            <w:szCs w:val="28"/>
          </w:rPr>
          <w:t> :</w:t>
        </w:r>
      </w:ins>
    </w:p>
    <w:p w14:paraId="6CF89F87" w14:textId="77777777" w:rsidR="00533012" w:rsidRDefault="00533012" w:rsidP="00533012">
      <w:pPr>
        <w:rPr>
          <w:ins w:id="216" w:author="Niavo1" w:date="2018-03-12T10:42:00Z"/>
          <w:rFonts w:ascii="Arial Narrow" w:hAnsi="Arial Narrow" w:cs="Times New Roman"/>
          <w:sz w:val="28"/>
          <w:szCs w:val="28"/>
        </w:rPr>
        <w:pPrChange w:id="217" w:author="Niavo1" w:date="2018-03-12T10:42:00Z">
          <w:pPr>
            <w:pStyle w:val="Paragraphedeliste"/>
            <w:numPr>
              <w:numId w:val="1"/>
            </w:numPr>
            <w:ind w:hanging="360"/>
          </w:pPr>
        </w:pPrChange>
      </w:pPr>
    </w:p>
    <w:p w14:paraId="1985557B" w14:textId="4ECB1BF2" w:rsidR="00E762AF" w:rsidRPr="00533012" w:rsidRDefault="00533012" w:rsidP="00533012">
      <w:pPr>
        <w:rPr>
          <w:rFonts w:ascii="Arial Narrow" w:hAnsi="Arial Narrow" w:cs="Times New Roman"/>
          <w:sz w:val="28"/>
          <w:szCs w:val="28"/>
          <w:rPrChange w:id="218" w:author="Niavo1" w:date="2018-03-12T10:42:00Z">
            <w:rPr>
              <w:rFonts w:ascii="Times New Roman" w:hAnsi="Times New Roman" w:cs="Times New Roman"/>
            </w:rPr>
          </w:rPrChange>
        </w:rPr>
        <w:pPrChange w:id="219" w:author="Niavo1" w:date="2018-03-12T10:42:00Z">
          <w:pPr>
            <w:pStyle w:val="Paragraphedeliste"/>
            <w:numPr>
              <w:numId w:val="1"/>
            </w:numPr>
            <w:ind w:hanging="360"/>
          </w:pPr>
        </w:pPrChange>
      </w:pPr>
      <w:ins w:id="220" w:author="Niavo1" w:date="2018-03-12T10:42:00Z">
        <w:r>
          <w:rPr>
            <w:rFonts w:ascii="Arial Narrow" w:hAnsi="Arial Narrow" w:cs="Times New Roman"/>
            <w:sz w:val="28"/>
            <w:szCs w:val="28"/>
          </w:rPr>
          <w:t xml:space="preserve">Voici </w:t>
        </w:r>
      </w:ins>
      <w:del w:id="221" w:author="Niavo1" w:date="2018-03-12T10:42:00Z">
        <w:r w:rsidR="00E762AF" w:rsidRPr="00533012" w:rsidDel="00533012">
          <w:rPr>
            <w:rFonts w:ascii="Arial Narrow" w:hAnsi="Arial Narrow" w:cs="Times New Roman"/>
            <w:sz w:val="28"/>
            <w:szCs w:val="28"/>
            <w:rPrChange w:id="222" w:author="Niavo1" w:date="2018-03-12T10:42:00Z">
              <w:rPr>
                <w:rFonts w:ascii="Times New Roman" w:hAnsi="Times New Roman" w:cs="Times New Roman"/>
              </w:rPr>
            </w:rPrChange>
          </w:rPr>
          <w:delText>Q</w:delText>
        </w:r>
      </w:del>
      <w:ins w:id="223" w:author="Niavo1" w:date="2018-03-12T10:42:00Z">
        <w:r>
          <w:rPr>
            <w:rFonts w:ascii="Arial Narrow" w:hAnsi="Arial Narrow" w:cs="Times New Roman"/>
            <w:sz w:val="28"/>
            <w:szCs w:val="28"/>
          </w:rPr>
          <w:t>les q</w:t>
        </w:r>
      </w:ins>
      <w:r w:rsidR="00E762AF" w:rsidRPr="00533012">
        <w:rPr>
          <w:rFonts w:ascii="Arial Narrow" w:hAnsi="Arial Narrow" w:cs="Times New Roman"/>
          <w:sz w:val="28"/>
          <w:szCs w:val="28"/>
          <w:rPrChange w:id="224" w:author="Niavo1" w:date="2018-03-12T10:42:00Z">
            <w:rPr>
              <w:rFonts w:ascii="Times New Roman" w:hAnsi="Times New Roman" w:cs="Times New Roman"/>
            </w:rPr>
          </w:rPrChange>
        </w:rPr>
        <w:t>uelques étapes de l’installation</w:t>
      </w:r>
      <w:ins w:id="225" w:author="Niavo1" w:date="2018-03-12T10:42:00Z">
        <w:r>
          <w:rPr>
            <w:rFonts w:ascii="Arial Narrow" w:hAnsi="Arial Narrow" w:cs="Times New Roman"/>
            <w:sz w:val="28"/>
            <w:szCs w:val="28"/>
          </w:rPr>
          <w:t>.</w:t>
        </w:r>
      </w:ins>
    </w:p>
    <w:p w14:paraId="22D9DED8" w14:textId="77777777" w:rsidR="0052331A" w:rsidRPr="009315CE" w:rsidRDefault="0052331A" w:rsidP="0052331A">
      <w:pPr>
        <w:rPr>
          <w:rFonts w:ascii="Arial Narrow" w:hAnsi="Arial Narrow" w:cs="Times New Roman"/>
          <w:sz w:val="28"/>
          <w:szCs w:val="28"/>
          <w:rPrChange w:id="226" w:author="Salim Azim ASSANI" w:date="2018-02-14T15:57:00Z">
            <w:rPr>
              <w:rFonts w:ascii="Times New Roman" w:hAnsi="Times New Roman" w:cs="Times New Roman"/>
            </w:rPr>
          </w:rPrChange>
        </w:rPr>
      </w:pPr>
    </w:p>
    <w:p w14:paraId="4D90038A" w14:textId="5684E602" w:rsidR="0052331A" w:rsidRPr="009315CE" w:rsidRDefault="0052331A" w:rsidP="0052331A">
      <w:pPr>
        <w:pStyle w:val="NormalWeb"/>
        <w:shd w:val="clear" w:color="auto" w:fill="FFFFFF"/>
        <w:spacing w:before="0" w:beforeAutospacing="0" w:after="150" w:afterAutospacing="0"/>
        <w:rPr>
          <w:ins w:id="227" w:author="Salim Azim ASSANI" w:date="2018-02-12T14:44:00Z"/>
          <w:rFonts w:ascii="Arial Narrow" w:hAnsi="Arial Narrow"/>
          <w:color w:val="4C4C4C"/>
          <w:sz w:val="28"/>
          <w:szCs w:val="28"/>
          <w:lang w:val="fr-FR"/>
          <w:rPrChange w:id="228" w:author="Salim Azim ASSANI" w:date="2018-02-14T15:57:00Z">
            <w:rPr>
              <w:ins w:id="229" w:author="Salim Azim ASSANI" w:date="2018-02-12T14:44:00Z"/>
              <w:color w:val="4C4C4C"/>
              <w:sz w:val="23"/>
              <w:szCs w:val="23"/>
              <w:lang w:val="fr-FR"/>
            </w:rPr>
          </w:rPrChange>
        </w:rPr>
      </w:pPr>
      <w:del w:id="230" w:author="Niavo1" w:date="2018-03-12T10:42:00Z">
        <w:r w:rsidRPr="009315CE" w:rsidDel="00533012">
          <w:rPr>
            <w:rFonts w:ascii="Arial Narrow" w:hAnsi="Arial Narrow"/>
            <w:color w:val="4C4C4C"/>
            <w:sz w:val="28"/>
            <w:szCs w:val="28"/>
            <w:lang w:val="fr-FR"/>
            <w:rPrChange w:id="231" w:author="Salim Azim ASSANI" w:date="2018-02-14T15:57:00Z">
              <w:rPr>
                <w:color w:val="4C4C4C"/>
                <w:sz w:val="23"/>
                <w:szCs w:val="23"/>
                <w:lang w:val="fr-FR"/>
              </w:rPr>
            </w:rPrChange>
          </w:rPr>
          <w:delText xml:space="preserve">Etre </w:delText>
        </w:r>
      </w:del>
      <w:ins w:id="232" w:author="Niavo1" w:date="2018-03-12T10:42:00Z">
        <w:r w:rsidR="00533012">
          <w:rPr>
            <w:rFonts w:ascii="Arial Narrow" w:hAnsi="Arial Narrow"/>
            <w:color w:val="4C4C4C"/>
            <w:sz w:val="28"/>
            <w:szCs w:val="28"/>
            <w:lang w:val="fr-FR"/>
          </w:rPr>
          <w:t>Il faudra être</w:t>
        </w:r>
        <w:r w:rsidR="00533012" w:rsidRPr="009315CE">
          <w:rPr>
            <w:rFonts w:ascii="Arial Narrow" w:hAnsi="Arial Narrow"/>
            <w:color w:val="4C4C4C"/>
            <w:sz w:val="28"/>
            <w:szCs w:val="28"/>
            <w:lang w:val="fr-FR"/>
            <w:rPrChange w:id="233" w:author="Salim Azim ASSANI" w:date="2018-02-14T15:57:00Z">
              <w:rPr>
                <w:color w:val="4C4C4C"/>
                <w:sz w:val="23"/>
                <w:szCs w:val="23"/>
                <w:lang w:val="fr-FR"/>
              </w:rPr>
            </w:rPrChange>
          </w:rPr>
          <w:t xml:space="preserve"> </w:t>
        </w:r>
      </w:ins>
      <w:r w:rsidRPr="009315CE">
        <w:rPr>
          <w:rFonts w:ascii="Arial Narrow" w:hAnsi="Arial Narrow"/>
          <w:color w:val="4C4C4C"/>
          <w:sz w:val="28"/>
          <w:szCs w:val="28"/>
          <w:lang w:val="fr-FR"/>
          <w:rPrChange w:id="234" w:author="Salim Azim ASSANI" w:date="2018-02-14T15:57:00Z">
            <w:rPr>
              <w:color w:val="4C4C4C"/>
              <w:sz w:val="23"/>
              <w:szCs w:val="23"/>
              <w:lang w:val="fr-FR"/>
            </w:rPr>
          </w:rPrChange>
        </w:rPr>
        <w:t>administrateur du poste (uniquement durant la phase d’installation). Après avoir accepté la licence, un premier choix </w:t>
      </w:r>
      <w:ins w:id="235" w:author="Niavo1" w:date="2018-03-12T10:42:00Z">
        <w:r w:rsidR="00533012">
          <w:rPr>
            <w:rFonts w:ascii="Arial Narrow" w:hAnsi="Arial Narrow"/>
            <w:color w:val="4C4C4C"/>
            <w:sz w:val="28"/>
            <w:szCs w:val="28"/>
            <w:lang w:val="fr-FR"/>
          </w:rPr>
          <w:t>s</w:t>
        </w:r>
      </w:ins>
      <w:ins w:id="236" w:author="Niavo1" w:date="2018-03-12T10:43:00Z">
        <w:r w:rsidR="00533012">
          <w:rPr>
            <w:rFonts w:ascii="Arial Narrow" w:hAnsi="Arial Narrow"/>
            <w:color w:val="4C4C4C"/>
            <w:sz w:val="28"/>
            <w:szCs w:val="28"/>
            <w:lang w:val="fr-FR"/>
          </w:rPr>
          <w:t>’impose</w:t>
        </w:r>
      </w:ins>
      <w:r w:rsidRPr="009315CE">
        <w:rPr>
          <w:rFonts w:ascii="Arial Narrow" w:hAnsi="Arial Narrow"/>
          <w:color w:val="4C4C4C"/>
          <w:sz w:val="28"/>
          <w:szCs w:val="28"/>
          <w:lang w:val="fr-FR"/>
          <w:rPrChange w:id="237" w:author="Salim Azim ASSANI" w:date="2018-02-14T15:57:00Z">
            <w:rPr>
              <w:color w:val="4C4C4C"/>
              <w:sz w:val="23"/>
              <w:szCs w:val="23"/>
              <w:lang w:val="fr-FR"/>
            </w:rPr>
          </w:rPrChange>
        </w:rPr>
        <w:t>:</w:t>
      </w:r>
    </w:p>
    <w:p w14:paraId="7AB55272" w14:textId="26729F85" w:rsidR="00822D6A" w:rsidRPr="009315CE" w:rsidRDefault="00822D6A">
      <w:pPr>
        <w:pStyle w:val="NormalWeb"/>
        <w:shd w:val="clear" w:color="auto" w:fill="FFFFFF"/>
        <w:spacing w:before="0" w:beforeAutospacing="0" w:after="150" w:afterAutospacing="0"/>
        <w:jc w:val="center"/>
        <w:rPr>
          <w:ins w:id="238" w:author="Salim Azim ASSANI" w:date="2018-02-12T14:44:00Z"/>
          <w:rFonts w:ascii="Arial Narrow" w:hAnsi="Arial Narrow"/>
          <w:color w:val="4C4C4C"/>
          <w:sz w:val="28"/>
          <w:szCs w:val="28"/>
          <w:lang w:val="fr-FR"/>
          <w:rPrChange w:id="239" w:author="Salim Azim ASSANI" w:date="2018-02-14T15:57:00Z">
            <w:rPr>
              <w:ins w:id="240" w:author="Salim Azim ASSANI" w:date="2018-02-12T14:44:00Z"/>
              <w:color w:val="4C4C4C"/>
              <w:sz w:val="23"/>
              <w:szCs w:val="23"/>
              <w:lang w:val="fr-FR"/>
            </w:rPr>
          </w:rPrChange>
        </w:rPr>
        <w:pPrChange w:id="241" w:author="Salim Azim ASSANI" w:date="2018-02-12T14:46:00Z">
          <w:pPr>
            <w:pStyle w:val="NormalWeb"/>
            <w:shd w:val="clear" w:color="auto" w:fill="FFFFFF"/>
            <w:spacing w:before="0" w:beforeAutospacing="0" w:after="150" w:afterAutospacing="0"/>
          </w:pPr>
        </w:pPrChange>
      </w:pPr>
      <w:ins w:id="242" w:author="Salim Azim ASSANI" w:date="2018-02-12T14:45:00Z">
        <w:r w:rsidRPr="009315CE">
          <w:rPr>
            <w:rFonts w:ascii="Arial Narrow" w:hAnsi="Arial Narrow"/>
            <w:noProof/>
            <w:color w:val="4C4C4C"/>
            <w:sz w:val="28"/>
            <w:szCs w:val="28"/>
            <w:lang w:val="fr-FR" w:eastAsia="fr-FR"/>
            <w:rPrChange w:id="243" w:author="Salim Azim ASSANI" w:date="2018-02-14T15:57:00Z">
              <w:rPr>
                <w:noProof/>
                <w:color w:val="4C4C4C"/>
                <w:sz w:val="23"/>
                <w:szCs w:val="23"/>
                <w:lang w:val="fr-FR" w:eastAsia="fr-FR"/>
              </w:rPr>
            </w:rPrChange>
          </w:rPr>
          <w:drawing>
            <wp:inline distT="0" distB="0" distL="0" distR="0" wp14:anchorId="165E7E7F" wp14:editId="35D6C82F">
              <wp:extent cx="3747135" cy="2669013"/>
              <wp:effectExtent l="0" t="0" r="1206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raCrypt1.png"/>
                      <pic:cNvPicPr/>
                    </pic:nvPicPr>
                    <pic:blipFill>
                      <a:blip r:embed="rId6">
                        <a:extLst>
                          <a:ext uri="{28A0092B-C50C-407E-A947-70E740481C1C}">
                            <a14:useLocalDpi xmlns:a14="http://schemas.microsoft.com/office/drawing/2010/main" val="0"/>
                          </a:ext>
                        </a:extLst>
                      </a:blip>
                      <a:stretch>
                        <a:fillRect/>
                      </a:stretch>
                    </pic:blipFill>
                    <pic:spPr>
                      <a:xfrm>
                        <a:off x="0" y="0"/>
                        <a:ext cx="3760736" cy="2678700"/>
                      </a:xfrm>
                      <a:prstGeom prst="rect">
                        <a:avLst/>
                      </a:prstGeom>
                    </pic:spPr>
                  </pic:pic>
                </a:graphicData>
              </a:graphic>
            </wp:inline>
          </w:drawing>
        </w:r>
      </w:ins>
    </w:p>
    <w:p w14:paraId="1928DE1F" w14:textId="77777777" w:rsidR="00822D6A" w:rsidRPr="009315CE" w:rsidRDefault="00822D6A" w:rsidP="0052331A">
      <w:pPr>
        <w:pStyle w:val="NormalWeb"/>
        <w:shd w:val="clear" w:color="auto" w:fill="FFFFFF"/>
        <w:spacing w:before="0" w:beforeAutospacing="0" w:after="150" w:afterAutospacing="0"/>
        <w:rPr>
          <w:ins w:id="244" w:author="Salim Azim ASSANI" w:date="2018-02-12T14:44:00Z"/>
          <w:rFonts w:ascii="Arial Narrow" w:hAnsi="Arial Narrow"/>
          <w:color w:val="4C4C4C"/>
          <w:sz w:val="28"/>
          <w:szCs w:val="28"/>
          <w:lang w:val="fr-FR"/>
          <w:rPrChange w:id="245" w:author="Salim Azim ASSANI" w:date="2018-02-14T15:57:00Z">
            <w:rPr>
              <w:ins w:id="246" w:author="Salim Azim ASSANI" w:date="2018-02-12T14:44:00Z"/>
              <w:color w:val="4C4C4C"/>
              <w:sz w:val="23"/>
              <w:szCs w:val="23"/>
              <w:lang w:val="fr-FR"/>
            </w:rPr>
          </w:rPrChange>
        </w:rPr>
      </w:pPr>
    </w:p>
    <w:p w14:paraId="26372F86" w14:textId="72C20959" w:rsidR="00822D6A" w:rsidRPr="009315CE" w:rsidDel="00822D6A" w:rsidRDefault="00822D6A" w:rsidP="0052331A">
      <w:pPr>
        <w:pStyle w:val="NormalWeb"/>
        <w:shd w:val="clear" w:color="auto" w:fill="FFFFFF"/>
        <w:spacing w:before="0" w:beforeAutospacing="0" w:after="150" w:afterAutospacing="0"/>
        <w:rPr>
          <w:del w:id="247" w:author="Salim Azim ASSANI" w:date="2018-02-12T14:46:00Z"/>
          <w:rFonts w:ascii="Arial Narrow" w:hAnsi="Arial Narrow"/>
          <w:color w:val="4C4C4C"/>
          <w:sz w:val="28"/>
          <w:szCs w:val="28"/>
          <w:lang w:val="fr-FR"/>
          <w:rPrChange w:id="248" w:author="Salim Azim ASSANI" w:date="2018-02-14T15:57:00Z">
            <w:rPr>
              <w:del w:id="249" w:author="Salim Azim ASSANI" w:date="2018-02-12T14:46:00Z"/>
              <w:color w:val="4C4C4C"/>
              <w:sz w:val="23"/>
              <w:szCs w:val="23"/>
              <w:lang w:val="fr-FR"/>
            </w:rPr>
          </w:rPrChange>
        </w:rPr>
      </w:pPr>
    </w:p>
    <w:p w14:paraId="28E4AD5C" w14:textId="3DE2D64A" w:rsidR="0052331A" w:rsidRPr="009315CE" w:rsidDel="00822D6A" w:rsidRDefault="0052331A">
      <w:pPr>
        <w:pStyle w:val="NormalWeb"/>
        <w:shd w:val="clear" w:color="auto" w:fill="FFFFFF"/>
        <w:spacing w:before="0" w:beforeAutospacing="0" w:after="150" w:afterAutospacing="0"/>
        <w:rPr>
          <w:del w:id="250" w:author="Salim Azim ASSANI" w:date="2018-02-12T14:43:00Z"/>
          <w:rFonts w:ascii="Arial Narrow" w:hAnsi="Arial Narrow"/>
          <w:color w:val="4C4C4C"/>
          <w:sz w:val="28"/>
          <w:szCs w:val="28"/>
          <w:rPrChange w:id="251" w:author="Salim Azim ASSANI" w:date="2018-02-14T15:57:00Z">
            <w:rPr>
              <w:del w:id="252" w:author="Salim Azim ASSANI" w:date="2018-02-12T14:43:00Z"/>
              <w:color w:val="4C4C4C"/>
              <w:sz w:val="23"/>
              <w:szCs w:val="23"/>
            </w:rPr>
          </w:rPrChange>
        </w:rPr>
      </w:pPr>
      <w:del w:id="253" w:author="Salim Azim ASSANI" w:date="2018-02-12T14:43:00Z">
        <w:r w:rsidRPr="009315CE" w:rsidDel="00822D6A">
          <w:rPr>
            <w:rFonts w:ascii="Arial Narrow" w:hAnsi="Arial Narrow"/>
            <w:color w:val="618EBA"/>
            <w:sz w:val="28"/>
            <w:szCs w:val="28"/>
            <w:lang w:eastAsia="fr-FR"/>
            <w:rPrChange w:id="254" w:author="Salim Azim ASSANI" w:date="2018-02-14T15:57:00Z">
              <w:rPr>
                <w:color w:val="618EBA"/>
                <w:sz w:val="23"/>
                <w:szCs w:val="23"/>
                <w:lang w:eastAsia="fr-FR"/>
              </w:rPr>
            </w:rPrChange>
          </w:rPr>
          <w:drawing>
            <wp:inline distT="0" distB="0" distL="0" distR="0" wp14:anchorId="421C87C8" wp14:editId="3770B418">
              <wp:extent cx="5429250" cy="3867150"/>
              <wp:effectExtent l="0" t="0" r="0" b="0"/>
              <wp:docPr id="1" name="Picture 1" descr="VeraCrypt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Crypt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3867150"/>
                      </a:xfrm>
                      <a:prstGeom prst="rect">
                        <a:avLst/>
                      </a:prstGeom>
                      <a:noFill/>
                      <a:ln>
                        <a:noFill/>
                      </a:ln>
                    </pic:spPr>
                  </pic:pic>
                </a:graphicData>
              </a:graphic>
            </wp:inline>
          </w:drawing>
        </w:r>
      </w:del>
    </w:p>
    <w:p w14:paraId="75AABD2F" w14:textId="77777777" w:rsidR="00533012" w:rsidRDefault="0052331A" w:rsidP="0052331A">
      <w:pPr>
        <w:pStyle w:val="NormalWeb"/>
        <w:shd w:val="clear" w:color="auto" w:fill="FFFFFF"/>
        <w:spacing w:before="0" w:beforeAutospacing="0" w:after="150" w:afterAutospacing="0"/>
        <w:jc w:val="both"/>
        <w:rPr>
          <w:ins w:id="255" w:author="Niavo1" w:date="2018-03-12T10:43:00Z"/>
          <w:rFonts w:ascii="Arial Narrow" w:hAnsi="Arial Narrow"/>
          <w:color w:val="4C4C4C"/>
          <w:sz w:val="28"/>
          <w:szCs w:val="28"/>
          <w:lang w:val="fr-FR"/>
        </w:rPr>
      </w:pPr>
      <w:r w:rsidRPr="009315CE">
        <w:rPr>
          <w:rFonts w:ascii="Arial Narrow" w:hAnsi="Arial Narrow"/>
          <w:color w:val="4C4C4C"/>
          <w:sz w:val="28"/>
          <w:szCs w:val="28"/>
          <w:lang w:val="fr-FR"/>
          <w:rPrChange w:id="256" w:author="Salim Azim ASSANI" w:date="2018-02-14T15:57:00Z">
            <w:rPr>
              <w:b/>
              <w:bCs/>
              <w:color w:val="4C4C4C"/>
              <w:sz w:val="23"/>
              <w:szCs w:val="23"/>
              <w:lang w:val="fr-FR"/>
            </w:rPr>
          </w:rPrChange>
        </w:rPr>
        <w:t xml:space="preserve">Vous pouvez choisir de poursuivre une installation classique ou d’extraire </w:t>
      </w:r>
      <w:proofErr w:type="spellStart"/>
      <w:r w:rsidRPr="009315CE">
        <w:rPr>
          <w:rFonts w:ascii="Arial Narrow" w:hAnsi="Arial Narrow"/>
          <w:color w:val="4C4C4C"/>
          <w:sz w:val="28"/>
          <w:szCs w:val="28"/>
          <w:lang w:val="fr-FR"/>
          <w:rPrChange w:id="257" w:author="Salim Azim ASSANI" w:date="2018-02-14T15:57:00Z">
            <w:rPr>
              <w:color w:val="4C4C4C"/>
              <w:sz w:val="23"/>
              <w:szCs w:val="23"/>
              <w:lang w:val="fr-FR"/>
            </w:rPr>
          </w:rPrChange>
        </w:rPr>
        <w:t>VeraCrypt</w:t>
      </w:r>
      <w:proofErr w:type="spellEnd"/>
      <w:ins w:id="258" w:author="Niavo1" w:date="2018-03-12T10:43:00Z">
        <w:r w:rsidR="00533012">
          <w:rPr>
            <w:rFonts w:ascii="Arial Narrow" w:hAnsi="Arial Narrow"/>
            <w:color w:val="4C4C4C"/>
            <w:sz w:val="28"/>
            <w:szCs w:val="28"/>
            <w:lang w:val="fr-FR"/>
          </w:rPr>
          <w:t>. Le choix de l’extraction</w:t>
        </w:r>
      </w:ins>
      <w:del w:id="259" w:author="Niavo1" w:date="2018-03-12T10:43:00Z">
        <w:r w:rsidRPr="009315CE" w:rsidDel="00533012">
          <w:rPr>
            <w:rFonts w:ascii="Arial Narrow" w:hAnsi="Arial Narrow"/>
            <w:color w:val="4C4C4C"/>
            <w:sz w:val="28"/>
            <w:szCs w:val="28"/>
            <w:lang w:val="fr-FR"/>
            <w:rPrChange w:id="260"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261" w:author="Salim Azim ASSANI" w:date="2018-02-14T15:57:00Z">
            <w:rPr>
              <w:color w:val="4C4C4C"/>
              <w:sz w:val="23"/>
              <w:szCs w:val="23"/>
              <w:lang w:val="fr-FR"/>
            </w:rPr>
          </w:rPrChange>
        </w:rPr>
        <w:t xml:space="preserve"> </w:t>
      </w:r>
      <w:del w:id="262" w:author="Niavo1" w:date="2018-03-12T10:43:00Z">
        <w:r w:rsidRPr="009315CE" w:rsidDel="00533012">
          <w:rPr>
            <w:rFonts w:ascii="Arial Narrow" w:hAnsi="Arial Narrow"/>
            <w:color w:val="4C4C4C"/>
            <w:sz w:val="28"/>
            <w:szCs w:val="28"/>
            <w:lang w:val="fr-FR"/>
            <w:rPrChange w:id="263" w:author="Salim Azim ASSANI" w:date="2018-02-14T15:57:00Z">
              <w:rPr>
                <w:color w:val="4C4C4C"/>
                <w:sz w:val="23"/>
                <w:szCs w:val="23"/>
                <w:lang w:val="fr-FR"/>
              </w:rPr>
            </w:rPrChange>
          </w:rPr>
          <w:delText xml:space="preserve">ce choix </w:delText>
        </w:r>
      </w:del>
      <w:r w:rsidRPr="009315CE">
        <w:rPr>
          <w:rFonts w:ascii="Arial Narrow" w:hAnsi="Arial Narrow"/>
          <w:color w:val="4C4C4C"/>
          <w:sz w:val="28"/>
          <w:szCs w:val="28"/>
          <w:lang w:val="fr-FR"/>
          <w:rPrChange w:id="264" w:author="Salim Azim ASSANI" w:date="2018-02-14T15:57:00Z">
            <w:rPr>
              <w:color w:val="4C4C4C"/>
              <w:sz w:val="23"/>
              <w:szCs w:val="23"/>
              <w:lang w:val="fr-FR"/>
            </w:rPr>
          </w:rPrChange>
        </w:rPr>
        <w:t xml:space="preserve">est utile si vous souhaitez utiliser </w:t>
      </w:r>
      <w:proofErr w:type="spellStart"/>
      <w:r w:rsidRPr="009315CE">
        <w:rPr>
          <w:rFonts w:ascii="Arial Narrow" w:hAnsi="Arial Narrow"/>
          <w:color w:val="4C4C4C"/>
          <w:sz w:val="28"/>
          <w:szCs w:val="28"/>
          <w:lang w:val="fr-FR"/>
          <w:rPrChange w:id="265" w:author="Salim Azim ASSANI" w:date="2018-02-14T15:57:00Z">
            <w:rPr>
              <w:color w:val="4C4C4C"/>
              <w:sz w:val="23"/>
              <w:szCs w:val="23"/>
              <w:lang w:val="fr-FR"/>
            </w:rPr>
          </w:rPrChange>
        </w:rPr>
        <w:t>VeraCrypt</w:t>
      </w:r>
      <w:proofErr w:type="spellEnd"/>
      <w:r w:rsidRPr="009315CE">
        <w:rPr>
          <w:rFonts w:ascii="Arial Narrow" w:hAnsi="Arial Narrow"/>
          <w:color w:val="4C4C4C"/>
          <w:sz w:val="28"/>
          <w:szCs w:val="28"/>
          <w:lang w:val="fr-FR"/>
          <w:rPrChange w:id="266" w:author="Salim Azim ASSANI" w:date="2018-02-14T15:57:00Z">
            <w:rPr>
              <w:color w:val="4C4C4C"/>
              <w:sz w:val="23"/>
              <w:szCs w:val="23"/>
              <w:lang w:val="fr-FR"/>
            </w:rPr>
          </w:rPrChange>
        </w:rPr>
        <w:t xml:space="preserve"> ponctuellement sans installer quoique soit sur l’ordinateur (utilisation dans un cadre mobile). </w:t>
      </w:r>
    </w:p>
    <w:p w14:paraId="6B4E0564" w14:textId="1124C414" w:rsidR="0052331A" w:rsidRPr="009315CE" w:rsidRDefault="0052331A" w:rsidP="0052331A">
      <w:pPr>
        <w:pStyle w:val="NormalWeb"/>
        <w:shd w:val="clear" w:color="auto" w:fill="FFFFFF"/>
        <w:spacing w:before="0" w:beforeAutospacing="0" w:after="150" w:afterAutospacing="0"/>
        <w:jc w:val="both"/>
        <w:rPr>
          <w:rStyle w:val="lev"/>
          <w:rFonts w:ascii="Arial Narrow" w:hAnsi="Arial Narrow"/>
          <w:color w:val="4C4C4C"/>
          <w:sz w:val="28"/>
          <w:szCs w:val="28"/>
          <w:lang w:val="fr-FR"/>
          <w:rPrChange w:id="267" w:author="Salim Azim ASSANI" w:date="2018-02-14T15:57:00Z">
            <w:rPr>
              <w:rStyle w:val="lev"/>
              <w:rFonts w:asciiTheme="minorHAnsi" w:eastAsiaTheme="minorHAnsi" w:hAnsiTheme="minorHAnsi" w:cstheme="minorBidi"/>
              <w:noProof/>
              <w:color w:val="4C4C4C"/>
              <w:sz w:val="23"/>
              <w:szCs w:val="23"/>
              <w:lang w:val="fr-FR"/>
            </w:rPr>
          </w:rPrChange>
        </w:rPr>
      </w:pPr>
      <w:r w:rsidRPr="009315CE">
        <w:rPr>
          <w:rFonts w:ascii="Arial Narrow" w:hAnsi="Arial Narrow"/>
          <w:color w:val="4C4C4C"/>
          <w:sz w:val="28"/>
          <w:szCs w:val="28"/>
          <w:lang w:val="fr-FR"/>
          <w:rPrChange w:id="268" w:author="Salim Azim ASSANI" w:date="2018-02-14T15:57:00Z">
            <w:rPr>
              <w:color w:val="4C4C4C"/>
              <w:sz w:val="23"/>
              <w:szCs w:val="23"/>
              <w:lang w:val="fr-FR"/>
            </w:rPr>
          </w:rPrChange>
        </w:rPr>
        <w:t>Choisissons</w:t>
      </w:r>
      <w:ins w:id="269" w:author="Niavo1" w:date="2018-03-12T10:43:00Z">
        <w:r w:rsidR="00533012">
          <w:rPr>
            <w:rFonts w:ascii="Arial Narrow" w:hAnsi="Arial Narrow"/>
            <w:color w:val="4C4C4C"/>
            <w:sz w:val="28"/>
            <w:szCs w:val="28"/>
            <w:lang w:val="fr-FR"/>
          </w:rPr>
          <w:t xml:space="preserve"> cependant</w:t>
        </w:r>
      </w:ins>
      <w:r w:rsidRPr="009315CE">
        <w:rPr>
          <w:rFonts w:ascii="Arial Narrow" w:hAnsi="Arial Narrow"/>
          <w:color w:val="4C4C4C"/>
          <w:sz w:val="28"/>
          <w:szCs w:val="28"/>
          <w:lang w:val="fr-FR"/>
          <w:rPrChange w:id="270" w:author="Salim Azim ASSANI" w:date="2018-02-14T15:57:00Z">
            <w:rPr>
              <w:color w:val="4C4C4C"/>
              <w:sz w:val="23"/>
              <w:szCs w:val="23"/>
              <w:lang w:val="fr-FR"/>
            </w:rPr>
          </w:rPrChange>
        </w:rPr>
        <w:t xml:space="preserve"> le cas le plus répandu : </w:t>
      </w:r>
      <w:ins w:id="271" w:author="Niavo1" w:date="2018-03-12T10:43:00Z">
        <w:r w:rsidR="00533012">
          <w:rPr>
            <w:rFonts w:ascii="Arial Narrow" w:hAnsi="Arial Narrow"/>
            <w:color w:val="4C4C4C"/>
            <w:sz w:val="28"/>
            <w:szCs w:val="28"/>
            <w:lang w:val="fr-FR"/>
          </w:rPr>
          <w:t>« </w:t>
        </w:r>
      </w:ins>
      <w:proofErr w:type="spellStart"/>
      <w:r w:rsidRPr="009315CE">
        <w:rPr>
          <w:rStyle w:val="lev"/>
          <w:rFonts w:ascii="Arial Narrow" w:hAnsi="Arial Narrow"/>
          <w:color w:val="4C4C4C"/>
          <w:sz w:val="28"/>
          <w:szCs w:val="28"/>
          <w:lang w:val="fr-FR"/>
          <w:rPrChange w:id="272" w:author="Salim Azim ASSANI" w:date="2018-02-14T15:57:00Z">
            <w:rPr>
              <w:rStyle w:val="lev"/>
              <w:color w:val="4C4C4C"/>
              <w:sz w:val="23"/>
              <w:szCs w:val="23"/>
              <w:lang w:val="fr-FR"/>
            </w:rPr>
          </w:rPrChange>
        </w:rPr>
        <w:t>install</w:t>
      </w:r>
      <w:proofErr w:type="spellEnd"/>
      <w:ins w:id="273" w:author="Niavo1" w:date="2018-03-12T10:43:00Z">
        <w:r w:rsidR="00533012">
          <w:rPr>
            <w:rStyle w:val="lev"/>
            <w:rFonts w:ascii="Arial Narrow" w:hAnsi="Arial Narrow"/>
            <w:color w:val="4C4C4C"/>
            <w:sz w:val="28"/>
            <w:szCs w:val="28"/>
            <w:lang w:val="fr-FR"/>
          </w:rPr>
          <w:t> »</w:t>
        </w:r>
      </w:ins>
    </w:p>
    <w:p w14:paraId="21FD2B60" w14:textId="201CB62C" w:rsidR="0052331A" w:rsidRPr="009315CE" w:rsidRDefault="00377503">
      <w:pPr>
        <w:pStyle w:val="NormalWeb"/>
        <w:shd w:val="clear" w:color="auto" w:fill="FFFFFF"/>
        <w:spacing w:before="0" w:beforeAutospacing="0" w:after="150" w:afterAutospacing="0"/>
        <w:jc w:val="center"/>
        <w:rPr>
          <w:rFonts w:ascii="Arial Narrow" w:hAnsi="Arial Narrow"/>
          <w:color w:val="4C4C4C"/>
          <w:sz w:val="28"/>
          <w:szCs w:val="28"/>
          <w:lang w:val="fr-FR"/>
          <w:rPrChange w:id="274" w:author="Salim Azim ASSANI" w:date="2018-02-14T15:57:00Z">
            <w:rPr>
              <w:color w:val="4C4C4C"/>
              <w:sz w:val="23"/>
              <w:szCs w:val="23"/>
              <w:lang w:val="fr-FR"/>
            </w:rPr>
          </w:rPrChange>
        </w:rPr>
        <w:pPrChange w:id="275" w:author="Salim Azim ASSANI" w:date="2018-02-12T14:47:00Z">
          <w:pPr>
            <w:pStyle w:val="NormalWeb"/>
            <w:shd w:val="clear" w:color="auto" w:fill="FFFFFF"/>
            <w:spacing w:before="0" w:beforeAutospacing="0" w:after="150" w:afterAutospacing="0"/>
          </w:pPr>
        </w:pPrChange>
      </w:pPr>
      <w:ins w:id="276" w:author="Salim Azim ASSANI" w:date="2018-02-12T14:47:00Z">
        <w:r w:rsidRPr="009315CE">
          <w:rPr>
            <w:rFonts w:ascii="Arial Narrow" w:hAnsi="Arial Narrow"/>
            <w:noProof/>
            <w:color w:val="4C4C4C"/>
            <w:sz w:val="28"/>
            <w:szCs w:val="28"/>
            <w:lang w:val="fr-FR" w:eastAsia="fr-FR"/>
            <w:rPrChange w:id="277" w:author="Salim Azim ASSANI" w:date="2018-02-14T15:57:00Z">
              <w:rPr>
                <w:noProof/>
                <w:color w:val="4C4C4C"/>
                <w:sz w:val="23"/>
                <w:szCs w:val="23"/>
                <w:lang w:val="fr-FR" w:eastAsia="fr-FR"/>
              </w:rPr>
            </w:rPrChange>
          </w:rPr>
          <w:drawing>
            <wp:inline distT="0" distB="0" distL="0" distR="0" wp14:anchorId="08857261" wp14:editId="5DDCEC2B">
              <wp:extent cx="3772535" cy="2684304"/>
              <wp:effectExtent l="0" t="0" r="12065"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aCrypt2.png"/>
                      <pic:cNvPicPr/>
                    </pic:nvPicPr>
                    <pic:blipFill>
                      <a:blip r:embed="rId9">
                        <a:extLst>
                          <a:ext uri="{28A0092B-C50C-407E-A947-70E740481C1C}">
                            <a14:useLocalDpi xmlns:a14="http://schemas.microsoft.com/office/drawing/2010/main" val="0"/>
                          </a:ext>
                        </a:extLst>
                      </a:blip>
                      <a:stretch>
                        <a:fillRect/>
                      </a:stretch>
                    </pic:blipFill>
                    <pic:spPr>
                      <a:xfrm>
                        <a:off x="0" y="0"/>
                        <a:ext cx="3775699" cy="2686555"/>
                      </a:xfrm>
                      <a:prstGeom prst="rect">
                        <a:avLst/>
                      </a:prstGeom>
                    </pic:spPr>
                  </pic:pic>
                </a:graphicData>
              </a:graphic>
            </wp:inline>
          </w:drawing>
        </w:r>
      </w:ins>
    </w:p>
    <w:p w14:paraId="2B31CDD5" w14:textId="513215F2" w:rsidR="0052331A" w:rsidRPr="009315CE" w:rsidDel="00377503" w:rsidRDefault="0052331A" w:rsidP="0052331A">
      <w:pPr>
        <w:pStyle w:val="NormalWeb"/>
        <w:shd w:val="clear" w:color="auto" w:fill="FFFFFF"/>
        <w:spacing w:before="0" w:beforeAutospacing="0" w:after="150" w:afterAutospacing="0"/>
        <w:rPr>
          <w:del w:id="278" w:author="Salim Azim ASSANI" w:date="2018-02-12T14:47:00Z"/>
          <w:rFonts w:ascii="Arial Narrow" w:hAnsi="Arial Narrow"/>
          <w:color w:val="4C4C4C"/>
          <w:sz w:val="28"/>
          <w:szCs w:val="28"/>
          <w:rPrChange w:id="279" w:author="Salim Azim ASSANI" w:date="2018-02-14T15:57:00Z">
            <w:rPr>
              <w:del w:id="280" w:author="Salim Azim ASSANI" w:date="2018-02-12T14:47:00Z"/>
              <w:color w:val="4C4C4C"/>
              <w:sz w:val="23"/>
              <w:szCs w:val="23"/>
            </w:rPr>
          </w:rPrChange>
        </w:rPr>
      </w:pPr>
      <w:del w:id="281" w:author="Salim Azim ASSANI" w:date="2018-02-12T14:52:00Z">
        <w:r w:rsidRPr="009315CE" w:rsidDel="00377503">
          <w:rPr>
            <w:rFonts w:ascii="Arial Narrow" w:hAnsi="Arial Narrow"/>
            <w:color w:val="618EBA"/>
            <w:sz w:val="28"/>
            <w:szCs w:val="28"/>
            <w:lang w:eastAsia="fr-FR"/>
            <w:rPrChange w:id="282" w:author="Salim Azim ASSANI" w:date="2018-02-14T15:57:00Z">
              <w:rPr>
                <w:color w:val="618EBA"/>
                <w:sz w:val="23"/>
                <w:szCs w:val="23"/>
                <w:lang w:eastAsia="fr-FR"/>
              </w:rPr>
            </w:rPrChange>
          </w:rPr>
          <w:drawing>
            <wp:inline distT="0" distB="0" distL="0" distR="0" wp14:anchorId="064FBE49" wp14:editId="3C43B2C3">
              <wp:extent cx="5448300" cy="3876675"/>
              <wp:effectExtent l="0" t="0" r="0" b="9525"/>
              <wp:docPr id="2" name="Picture 2" descr="VeraCrypt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Crypt2">
                        <a:hlinkClick r:id="rId10"/>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876675"/>
                      </a:xfrm>
                      <a:prstGeom prst="rect">
                        <a:avLst/>
                      </a:prstGeom>
                      <a:noFill/>
                      <a:ln>
                        <a:noFill/>
                      </a:ln>
                    </pic:spPr>
                  </pic:pic>
                </a:graphicData>
              </a:graphic>
            </wp:inline>
          </w:drawing>
        </w:r>
      </w:del>
    </w:p>
    <w:p w14:paraId="30B22BA3" w14:textId="58159A93" w:rsidR="0052331A" w:rsidRPr="009315CE" w:rsidDel="006A2849" w:rsidRDefault="0052331A" w:rsidP="0052331A">
      <w:pPr>
        <w:pStyle w:val="NormalWeb"/>
        <w:shd w:val="clear" w:color="auto" w:fill="FFFFFF"/>
        <w:spacing w:before="0" w:beforeAutospacing="0" w:after="150" w:afterAutospacing="0"/>
        <w:rPr>
          <w:del w:id="283" w:author="Salim Azim ASSANI" w:date="2018-02-14T16:13:00Z"/>
          <w:rFonts w:ascii="Arial Narrow" w:hAnsi="Arial Narrow"/>
          <w:color w:val="4C4C4C"/>
          <w:sz w:val="28"/>
          <w:szCs w:val="28"/>
          <w:lang w:val="fr-FR"/>
          <w:rPrChange w:id="284" w:author="Salim Azim ASSANI" w:date="2018-02-14T15:57:00Z">
            <w:rPr>
              <w:del w:id="285" w:author="Salim Azim ASSANI" w:date="2018-02-14T16:13:00Z"/>
              <w:color w:val="4C4C4C"/>
              <w:sz w:val="23"/>
              <w:szCs w:val="23"/>
              <w:lang w:val="fr-FR"/>
            </w:rPr>
          </w:rPrChange>
        </w:rPr>
      </w:pPr>
      <w:del w:id="286" w:author="Salim Azim ASSANI" w:date="2018-02-12T14:52:00Z">
        <w:r w:rsidRPr="009315CE" w:rsidDel="00377503">
          <w:rPr>
            <w:rFonts w:ascii="Arial Narrow" w:hAnsi="Arial Narrow"/>
            <w:color w:val="4C4C4C"/>
            <w:sz w:val="28"/>
            <w:szCs w:val="28"/>
            <w:rPrChange w:id="287" w:author="Salim Azim ASSANI" w:date="2018-02-14T15:57:00Z">
              <w:rPr>
                <w:color w:val="4C4C4C"/>
                <w:sz w:val="23"/>
                <w:szCs w:val="23"/>
              </w:rPr>
            </w:rPrChange>
          </w:rPr>
          <w:delText xml:space="preserve">Rien </w:delText>
        </w:r>
      </w:del>
      <w:del w:id="288" w:author="Niavo1" w:date="2018-03-12T10:44:00Z">
        <w:r w:rsidRPr="009315CE" w:rsidDel="00533012">
          <w:rPr>
            <w:rFonts w:ascii="Arial Narrow" w:hAnsi="Arial Narrow"/>
            <w:color w:val="4C4C4C"/>
            <w:sz w:val="28"/>
            <w:szCs w:val="28"/>
            <w:rPrChange w:id="289" w:author="Salim Azim ASSANI" w:date="2018-02-14T15:57:00Z">
              <w:rPr>
                <w:color w:val="4C4C4C"/>
                <w:sz w:val="23"/>
                <w:szCs w:val="23"/>
              </w:rPr>
            </w:rPrChange>
          </w:rPr>
          <w:delText>de particulier dans cet écran sauf à noter la possibilité de forcer un point de restauration Windows</w:delText>
        </w:r>
      </w:del>
      <w:proofErr w:type="spellStart"/>
      <w:ins w:id="290" w:author="Niavo1" w:date="2018-03-12T10:44:00Z">
        <w:r w:rsidR="00533012">
          <w:rPr>
            <w:rFonts w:ascii="Arial Narrow" w:hAnsi="Arial Narrow"/>
            <w:color w:val="4C4C4C"/>
            <w:sz w:val="28"/>
            <w:szCs w:val="28"/>
          </w:rPr>
          <w:t>Comme</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vous</w:t>
        </w:r>
        <w:proofErr w:type="spellEnd"/>
        <w:r w:rsidR="00533012">
          <w:rPr>
            <w:rFonts w:ascii="Arial Narrow" w:hAnsi="Arial Narrow"/>
            <w:color w:val="4C4C4C"/>
            <w:sz w:val="28"/>
            <w:szCs w:val="28"/>
          </w:rPr>
          <w:t xml:space="preserve"> le </w:t>
        </w:r>
        <w:proofErr w:type="spellStart"/>
        <w:r w:rsidR="00533012">
          <w:rPr>
            <w:rFonts w:ascii="Arial Narrow" w:hAnsi="Arial Narrow"/>
            <w:color w:val="4C4C4C"/>
            <w:sz w:val="28"/>
            <w:szCs w:val="28"/>
          </w:rPr>
          <w:t>voyez</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cliquez</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sur</w:t>
        </w:r>
        <w:proofErr w:type="spellEnd"/>
        <w:r w:rsidR="00533012">
          <w:rPr>
            <w:rFonts w:ascii="Arial Narrow" w:hAnsi="Arial Narrow"/>
            <w:color w:val="4C4C4C"/>
            <w:sz w:val="28"/>
            <w:szCs w:val="28"/>
          </w:rPr>
          <w:t xml:space="preserve"> “Install” </w:t>
        </w:r>
        <w:proofErr w:type="spellStart"/>
        <w:r w:rsidR="00533012">
          <w:rPr>
            <w:rFonts w:ascii="Arial Narrow" w:hAnsi="Arial Narrow"/>
            <w:color w:val="4C4C4C"/>
            <w:sz w:val="28"/>
            <w:szCs w:val="28"/>
          </w:rPr>
          <w:t>puis</w:t>
        </w:r>
        <w:proofErr w:type="spellEnd"/>
        <w:r w:rsidR="00533012">
          <w:rPr>
            <w:rFonts w:ascii="Arial Narrow" w:hAnsi="Arial Narrow"/>
            <w:color w:val="4C4C4C"/>
            <w:sz w:val="28"/>
            <w:szCs w:val="28"/>
          </w:rPr>
          <w:t xml:space="preserve"> voilà le </w:t>
        </w:r>
        <w:proofErr w:type="spellStart"/>
        <w:r w:rsidR="00533012">
          <w:rPr>
            <w:rFonts w:ascii="Arial Narrow" w:hAnsi="Arial Narrow"/>
            <w:color w:val="4C4C4C"/>
            <w:sz w:val="28"/>
            <w:szCs w:val="28"/>
          </w:rPr>
          <w:t>logiciel</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installé</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dans</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votre</w:t>
        </w:r>
        <w:proofErr w:type="spellEnd"/>
        <w:r w:rsidR="00533012">
          <w:rPr>
            <w:rFonts w:ascii="Arial Narrow" w:hAnsi="Arial Narrow"/>
            <w:color w:val="4C4C4C"/>
            <w:sz w:val="28"/>
            <w:szCs w:val="28"/>
          </w:rPr>
          <w:t xml:space="preserve"> </w:t>
        </w:r>
        <w:proofErr w:type="spellStart"/>
        <w:r w:rsidR="00533012">
          <w:rPr>
            <w:rFonts w:ascii="Arial Narrow" w:hAnsi="Arial Narrow"/>
            <w:color w:val="4C4C4C"/>
            <w:sz w:val="28"/>
            <w:szCs w:val="28"/>
          </w:rPr>
          <w:t>ordinateur</w:t>
        </w:r>
        <w:proofErr w:type="spellEnd"/>
        <w:r w:rsidR="00533012">
          <w:rPr>
            <w:rFonts w:ascii="Arial Narrow" w:hAnsi="Arial Narrow"/>
            <w:color w:val="4C4C4C"/>
            <w:sz w:val="28"/>
            <w:szCs w:val="28"/>
          </w:rPr>
          <w:t xml:space="preserve">. </w:t>
        </w:r>
      </w:ins>
      <w:del w:id="291" w:author="Niavo1" w:date="2018-03-12T10:44:00Z">
        <w:r w:rsidRPr="009315CE" w:rsidDel="00533012">
          <w:rPr>
            <w:rFonts w:ascii="Arial Narrow" w:hAnsi="Arial Narrow"/>
            <w:color w:val="4C4C4C"/>
            <w:sz w:val="28"/>
            <w:szCs w:val="28"/>
            <w:rPrChange w:id="292" w:author="Salim Azim ASSANI" w:date="2018-02-14T15:57:00Z">
              <w:rPr>
                <w:color w:val="4C4C4C"/>
                <w:sz w:val="23"/>
                <w:szCs w:val="23"/>
              </w:rPr>
            </w:rPrChange>
          </w:rPr>
          <w:delText>.</w:delText>
        </w:r>
      </w:del>
    </w:p>
    <w:p w14:paraId="3E40DC17" w14:textId="77777777"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293" w:author="Salim Azim ASSANI" w:date="2018-02-14T15:57:00Z">
            <w:rPr>
              <w:color w:val="4C4C4C"/>
              <w:sz w:val="23"/>
              <w:szCs w:val="23"/>
              <w:lang w:val="fr-FR"/>
            </w:rPr>
          </w:rPrChange>
        </w:rPr>
      </w:pPr>
      <w:del w:id="294" w:author="Salim Azim ASSANI" w:date="2018-02-14T16:13:00Z">
        <w:r w:rsidRPr="009315CE" w:rsidDel="006A2849">
          <w:rPr>
            <w:rFonts w:ascii="Arial Narrow" w:hAnsi="Arial Narrow"/>
            <w:color w:val="4C4C4C"/>
            <w:sz w:val="28"/>
            <w:szCs w:val="28"/>
            <w:lang w:val="fr-FR"/>
            <w:rPrChange w:id="295" w:author="Salim Azim ASSANI" w:date="2018-02-14T15:57:00Z">
              <w:rPr>
                <w:color w:val="4C4C4C"/>
                <w:sz w:val="23"/>
                <w:szCs w:val="23"/>
                <w:lang w:val="fr-FR"/>
              </w:rPr>
            </w:rPrChange>
          </w:rPr>
          <w:delText> </w:delText>
        </w:r>
      </w:del>
    </w:p>
    <w:p w14:paraId="0B318F45" w14:textId="3FE08236" w:rsidR="00AF635E" w:rsidRPr="009315CE" w:rsidRDefault="0052331A" w:rsidP="0052331A">
      <w:pPr>
        <w:pStyle w:val="NormalWeb"/>
        <w:shd w:val="clear" w:color="auto" w:fill="FFFFFF"/>
        <w:spacing w:before="0" w:beforeAutospacing="0" w:after="150" w:afterAutospacing="0"/>
        <w:rPr>
          <w:ins w:id="296" w:author="Salim Azim ASSANI" w:date="2018-02-12T14:52:00Z"/>
          <w:rFonts w:ascii="Arial Narrow" w:hAnsi="Arial Narrow"/>
          <w:color w:val="4C4C4C"/>
          <w:sz w:val="28"/>
          <w:szCs w:val="28"/>
          <w:rPrChange w:id="297" w:author="Salim Azim ASSANI" w:date="2018-02-14T15:57:00Z">
            <w:rPr>
              <w:ins w:id="298" w:author="Salim Azim ASSANI" w:date="2018-02-12T14:52:00Z"/>
              <w:color w:val="4C4C4C"/>
              <w:sz w:val="23"/>
              <w:szCs w:val="23"/>
            </w:rPr>
          </w:rPrChange>
        </w:rPr>
      </w:pPr>
      <w:del w:id="299" w:author="Niavo1" w:date="2018-03-12T10:44:00Z">
        <w:r w:rsidRPr="009315CE" w:rsidDel="00533012">
          <w:rPr>
            <w:rFonts w:ascii="Arial Narrow" w:hAnsi="Arial Narrow"/>
            <w:color w:val="4C4C4C"/>
            <w:sz w:val="28"/>
            <w:szCs w:val="28"/>
            <w:rPrChange w:id="300" w:author="Salim Azim ASSANI" w:date="2018-02-14T15:57:00Z">
              <w:rPr>
                <w:color w:val="4C4C4C"/>
                <w:sz w:val="23"/>
                <w:szCs w:val="23"/>
              </w:rPr>
            </w:rPrChange>
          </w:rPr>
          <w:delText>Installation fini</w:delText>
        </w:r>
      </w:del>
      <w:ins w:id="301" w:author="Salim Azim ASSANI" w:date="2018-02-12T14:52:00Z">
        <w:del w:id="302" w:author="Niavo1" w:date="2018-03-12T10:44:00Z">
          <w:r w:rsidR="00AF635E" w:rsidRPr="009315CE" w:rsidDel="00533012">
            <w:rPr>
              <w:rFonts w:ascii="Arial Narrow" w:hAnsi="Arial Narrow"/>
              <w:color w:val="4C4C4C"/>
              <w:sz w:val="28"/>
              <w:szCs w:val="28"/>
              <w:rPrChange w:id="303" w:author="Salim Azim ASSANI" w:date="2018-02-14T15:57:00Z">
                <w:rPr>
                  <w:color w:val="4C4C4C"/>
                  <w:sz w:val="23"/>
                  <w:szCs w:val="23"/>
                </w:rPr>
              </w:rPrChange>
            </w:rPr>
            <w:delText>e</w:delText>
          </w:r>
        </w:del>
      </w:ins>
      <w:ins w:id="304" w:author="Salim Azim ASSANI" w:date="2018-02-14T16:10:00Z">
        <w:del w:id="305" w:author="Niavo1" w:date="2018-03-12T10:44:00Z">
          <w:r w:rsidR="006A2849" w:rsidDel="00533012">
            <w:rPr>
              <w:rFonts w:ascii="Arial Narrow" w:hAnsi="Arial Narrow"/>
              <w:color w:val="4C4C4C"/>
              <w:sz w:val="28"/>
              <w:szCs w:val="28"/>
            </w:rPr>
            <w:delText>!</w:delText>
          </w:r>
        </w:del>
      </w:ins>
    </w:p>
    <w:p w14:paraId="594829F5" w14:textId="2F9097A2" w:rsidR="0052331A" w:rsidRPr="009315CE" w:rsidRDefault="00243D54" w:rsidP="0052331A">
      <w:pPr>
        <w:pStyle w:val="NormalWeb"/>
        <w:shd w:val="clear" w:color="auto" w:fill="FFFFFF"/>
        <w:spacing w:before="0" w:beforeAutospacing="0" w:after="150" w:afterAutospacing="0"/>
        <w:rPr>
          <w:rFonts w:ascii="Arial Narrow" w:hAnsi="Arial Narrow"/>
          <w:color w:val="4C4C4C"/>
          <w:sz w:val="28"/>
          <w:szCs w:val="28"/>
          <w:rPrChange w:id="306" w:author="Salim Azim ASSANI" w:date="2018-02-14T15:57:00Z">
            <w:rPr>
              <w:color w:val="4C4C4C"/>
              <w:sz w:val="23"/>
              <w:szCs w:val="23"/>
            </w:rPr>
          </w:rPrChange>
        </w:rPr>
      </w:pPr>
      <w:ins w:id="307" w:author="Salim Azim ASSANI" w:date="2018-02-14T09:20:00Z">
        <w:r w:rsidRPr="009315CE">
          <w:rPr>
            <w:rFonts w:ascii="Arial Narrow" w:hAnsi="Arial Narrow"/>
            <w:noProof/>
            <w:color w:val="4C4C4C"/>
            <w:sz w:val="28"/>
            <w:szCs w:val="28"/>
            <w:lang w:val="fr-FR" w:eastAsia="fr-FR"/>
            <w:rPrChange w:id="308" w:author="Salim Azim ASSANI" w:date="2018-02-14T15:57:00Z">
              <w:rPr>
                <w:noProof/>
                <w:color w:val="4C4C4C"/>
                <w:sz w:val="23"/>
                <w:szCs w:val="23"/>
                <w:lang w:val="fr-FR" w:eastAsia="fr-FR"/>
              </w:rPr>
            </w:rPrChange>
          </w:rPr>
          <w:lastRenderedPageBreak/>
          <w:drawing>
            <wp:inline distT="0" distB="0" distL="0" distR="0" wp14:anchorId="5915FEB0" wp14:editId="28863A06">
              <wp:extent cx="2578735" cy="1285472"/>
              <wp:effectExtent l="0" t="0" r="1206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acrypt3.png"/>
                      <pic:cNvPicPr/>
                    </pic:nvPicPr>
                    <pic:blipFill>
                      <a:blip r:embed="rId11">
                        <a:extLst>
                          <a:ext uri="{28A0092B-C50C-407E-A947-70E740481C1C}">
                            <a14:useLocalDpi xmlns:a14="http://schemas.microsoft.com/office/drawing/2010/main" val="0"/>
                          </a:ext>
                        </a:extLst>
                      </a:blip>
                      <a:stretch>
                        <a:fillRect/>
                      </a:stretch>
                    </pic:blipFill>
                    <pic:spPr>
                      <a:xfrm>
                        <a:off x="0" y="0"/>
                        <a:ext cx="2580934" cy="1286568"/>
                      </a:xfrm>
                      <a:prstGeom prst="rect">
                        <a:avLst/>
                      </a:prstGeom>
                    </pic:spPr>
                  </pic:pic>
                </a:graphicData>
              </a:graphic>
            </wp:inline>
          </w:drawing>
        </w:r>
      </w:ins>
      <w:del w:id="309" w:author="Salim Azim ASSANI" w:date="2018-02-12T14:52:00Z">
        <w:r w:rsidR="0052331A" w:rsidRPr="009315CE" w:rsidDel="00AF635E">
          <w:rPr>
            <w:rFonts w:ascii="Arial Narrow" w:hAnsi="Arial Narrow"/>
            <w:color w:val="4C4C4C"/>
            <w:sz w:val="28"/>
            <w:szCs w:val="28"/>
            <w:rPrChange w:id="310" w:author="Salim Azim ASSANI" w:date="2018-02-14T15:57:00Z">
              <w:rPr>
                <w:color w:val="4C4C4C"/>
                <w:sz w:val="23"/>
                <w:szCs w:val="23"/>
              </w:rPr>
            </w:rPrChange>
          </w:rPr>
          <w:delText>e</w:delText>
        </w:r>
      </w:del>
    </w:p>
    <w:p w14:paraId="407E8068" w14:textId="056D4328" w:rsidR="0052331A" w:rsidRPr="009315CE" w:rsidDel="00AF635E" w:rsidRDefault="0052331A" w:rsidP="0052331A">
      <w:pPr>
        <w:pStyle w:val="NormalWeb"/>
        <w:shd w:val="clear" w:color="auto" w:fill="FFFFFF"/>
        <w:spacing w:before="0" w:beforeAutospacing="0" w:after="150" w:afterAutospacing="0"/>
        <w:rPr>
          <w:del w:id="311" w:author="Salim Azim ASSANI" w:date="2018-02-12T14:52:00Z"/>
          <w:rFonts w:ascii="Arial Narrow" w:hAnsi="Arial Narrow"/>
          <w:color w:val="4C4C4C"/>
          <w:sz w:val="28"/>
          <w:szCs w:val="28"/>
          <w:rPrChange w:id="312" w:author="Salim Azim ASSANI" w:date="2018-02-14T15:57:00Z">
            <w:rPr>
              <w:del w:id="313" w:author="Salim Azim ASSANI" w:date="2018-02-12T14:52:00Z"/>
              <w:color w:val="4C4C4C"/>
              <w:sz w:val="23"/>
              <w:szCs w:val="23"/>
            </w:rPr>
          </w:rPrChange>
        </w:rPr>
      </w:pPr>
      <w:del w:id="314" w:author="Salim Azim ASSANI" w:date="2018-02-12T14:52:00Z">
        <w:r w:rsidRPr="009315CE" w:rsidDel="00AF635E">
          <w:rPr>
            <w:rFonts w:ascii="Arial Narrow" w:hAnsi="Arial Narrow"/>
            <w:color w:val="618EBA"/>
            <w:sz w:val="28"/>
            <w:szCs w:val="28"/>
            <w:lang w:eastAsia="fr-FR"/>
            <w:rPrChange w:id="315" w:author="Salim Azim ASSANI" w:date="2018-02-14T15:57:00Z">
              <w:rPr>
                <w:color w:val="618EBA"/>
                <w:sz w:val="23"/>
                <w:szCs w:val="23"/>
                <w:lang w:eastAsia="fr-FR"/>
              </w:rPr>
            </w:rPrChange>
          </w:rPr>
          <w:drawing>
            <wp:inline distT="0" distB="0" distL="0" distR="0" wp14:anchorId="0C2DBE2E" wp14:editId="51E5AE4C">
              <wp:extent cx="3152775" cy="1571625"/>
              <wp:effectExtent l="0" t="0" r="9525" b="9525"/>
              <wp:docPr id="3" name="Picture 3" descr="Veracrypt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crypt3">
                        <a:hlinkClick r:id="rId12"/>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1571625"/>
                      </a:xfrm>
                      <a:prstGeom prst="rect">
                        <a:avLst/>
                      </a:prstGeom>
                      <a:noFill/>
                      <a:ln>
                        <a:noFill/>
                      </a:ln>
                    </pic:spPr>
                  </pic:pic>
                </a:graphicData>
              </a:graphic>
            </wp:inline>
          </w:drawing>
        </w:r>
      </w:del>
    </w:p>
    <w:p w14:paraId="5010FEE8" w14:textId="6612416D"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316" w:author="Salim Azim ASSANI" w:date="2018-02-14T15:57:00Z">
            <w:rPr>
              <w:color w:val="4C4C4C"/>
              <w:sz w:val="23"/>
              <w:szCs w:val="23"/>
              <w:lang w:val="fr-FR"/>
            </w:rPr>
          </w:rPrChange>
        </w:rPr>
      </w:pPr>
      <w:r w:rsidRPr="009315CE">
        <w:rPr>
          <w:rFonts w:ascii="Arial Narrow" w:hAnsi="Arial Narrow"/>
          <w:color w:val="4C4C4C"/>
          <w:sz w:val="28"/>
          <w:szCs w:val="28"/>
          <w:lang w:val="fr-FR"/>
          <w:rPrChange w:id="317" w:author="Salim Azim ASSANI" w:date="2018-02-14T15:57:00Z">
            <w:rPr>
              <w:color w:val="4C4C4C"/>
              <w:sz w:val="23"/>
              <w:szCs w:val="23"/>
              <w:lang w:val="fr-FR"/>
            </w:rPr>
          </w:rPrChange>
        </w:rPr>
        <w:t xml:space="preserve">Vous aurez </w:t>
      </w:r>
      <w:ins w:id="318" w:author="Niavo1" w:date="2018-03-12T10:44:00Z">
        <w:r w:rsidR="00533012">
          <w:rPr>
            <w:rFonts w:ascii="Arial Narrow" w:hAnsi="Arial Narrow"/>
            <w:color w:val="4C4C4C"/>
            <w:sz w:val="28"/>
            <w:szCs w:val="28"/>
            <w:lang w:val="fr-FR"/>
          </w:rPr>
          <w:t xml:space="preserve">ensuite </w:t>
        </w:r>
      </w:ins>
      <w:r w:rsidRPr="009315CE">
        <w:rPr>
          <w:rFonts w:ascii="Arial Narrow" w:hAnsi="Arial Narrow"/>
          <w:color w:val="4C4C4C"/>
          <w:sz w:val="28"/>
          <w:szCs w:val="28"/>
          <w:lang w:val="fr-FR"/>
          <w:rPrChange w:id="319" w:author="Salim Azim ASSANI" w:date="2018-02-14T15:57:00Z">
            <w:rPr>
              <w:color w:val="4C4C4C"/>
              <w:sz w:val="23"/>
              <w:szCs w:val="23"/>
              <w:lang w:val="fr-FR"/>
            </w:rPr>
          </w:rPrChange>
        </w:rPr>
        <w:t>cette icône</w:t>
      </w:r>
      <w:ins w:id="320" w:author="Niavo1" w:date="2018-03-12T10:44:00Z">
        <w:r w:rsidR="00533012">
          <w:rPr>
            <w:rFonts w:ascii="Arial Narrow" w:hAnsi="Arial Narrow"/>
            <w:color w:val="4C4C4C"/>
            <w:sz w:val="28"/>
            <w:szCs w:val="28"/>
            <w:lang w:val="fr-FR"/>
          </w:rPr>
          <w:t xml:space="preserve"> apparaître</w:t>
        </w:r>
      </w:ins>
      <w:r w:rsidRPr="009315CE">
        <w:rPr>
          <w:rFonts w:ascii="Arial Narrow" w:hAnsi="Arial Narrow"/>
          <w:color w:val="4C4C4C"/>
          <w:sz w:val="28"/>
          <w:szCs w:val="28"/>
          <w:lang w:val="fr-FR"/>
          <w:rPrChange w:id="321" w:author="Salim Azim ASSANI" w:date="2018-02-14T15:57:00Z">
            <w:rPr>
              <w:color w:val="4C4C4C"/>
              <w:sz w:val="23"/>
              <w:szCs w:val="23"/>
              <w:lang w:val="fr-FR"/>
            </w:rPr>
          </w:rPrChange>
        </w:rPr>
        <w:t xml:space="preserve"> sur votre bureau :</w:t>
      </w:r>
    </w:p>
    <w:p w14:paraId="370FDE0D" w14:textId="7DF117C5"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rPrChange w:id="322" w:author="Salim Azim ASSANI" w:date="2018-02-14T15:57:00Z">
            <w:rPr>
              <w:color w:val="4C4C4C"/>
              <w:sz w:val="23"/>
              <w:szCs w:val="23"/>
            </w:rPr>
          </w:rPrChange>
        </w:rPr>
      </w:pPr>
      <w:del w:id="323" w:author="Salim Azim ASSANI" w:date="2018-02-14T09:21:00Z">
        <w:r w:rsidRPr="009315CE" w:rsidDel="00243D54">
          <w:rPr>
            <w:rFonts w:ascii="Arial Narrow" w:hAnsi="Arial Narrow"/>
            <w:noProof/>
            <w:color w:val="618EBA"/>
            <w:sz w:val="28"/>
            <w:szCs w:val="28"/>
            <w:lang w:val="fr-FR" w:eastAsia="fr-FR"/>
            <w:rPrChange w:id="324" w:author="Salim Azim ASSANI" w:date="2018-02-14T15:57:00Z">
              <w:rPr>
                <w:noProof/>
                <w:color w:val="618EBA"/>
                <w:sz w:val="23"/>
                <w:szCs w:val="23"/>
                <w:lang w:val="fr-FR" w:eastAsia="fr-FR"/>
              </w:rPr>
            </w:rPrChange>
          </w:rPr>
          <w:drawing>
            <wp:inline distT="0" distB="0" distL="0" distR="0" wp14:anchorId="735C6D4D" wp14:editId="4ED46821">
              <wp:extent cx="866775" cy="876300"/>
              <wp:effectExtent l="0" t="0" r="9525" b="0"/>
              <wp:docPr id="4" name="Picture 4" descr="Capture.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775" cy="876300"/>
                      </a:xfrm>
                      <a:prstGeom prst="rect">
                        <a:avLst/>
                      </a:prstGeom>
                      <a:noFill/>
                      <a:ln>
                        <a:noFill/>
                      </a:ln>
                    </pic:spPr>
                  </pic:pic>
                </a:graphicData>
              </a:graphic>
            </wp:inline>
          </w:drawing>
        </w:r>
      </w:del>
      <w:ins w:id="325" w:author="Salim Azim ASSANI" w:date="2018-02-14T09:22:00Z">
        <w:r w:rsidR="00814F90" w:rsidRPr="009315CE">
          <w:rPr>
            <w:rFonts w:ascii="Arial Narrow" w:hAnsi="Arial Narrow"/>
            <w:noProof/>
            <w:color w:val="4C4C4C"/>
            <w:sz w:val="28"/>
            <w:szCs w:val="28"/>
            <w:lang w:val="fr-FR" w:eastAsia="fr-FR"/>
            <w:rPrChange w:id="326" w:author="Salim Azim ASSANI" w:date="2018-02-14T15:57:00Z">
              <w:rPr>
                <w:noProof/>
                <w:color w:val="4C4C4C"/>
                <w:sz w:val="23"/>
                <w:szCs w:val="23"/>
                <w:lang w:val="fr-FR" w:eastAsia="fr-FR"/>
              </w:rPr>
            </w:rPrChange>
          </w:rPr>
          <w:drawing>
            <wp:inline distT="0" distB="0" distL="0" distR="0" wp14:anchorId="2529CCFD" wp14:editId="4D8B3BCF">
              <wp:extent cx="866775" cy="876300"/>
              <wp:effectExtent l="0" t="0" r="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png"/>
                      <pic:cNvPicPr/>
                    </pic:nvPicPr>
                    <pic:blipFill>
                      <a:blip r:embed="rId14">
                        <a:extLst>
                          <a:ext uri="{28A0092B-C50C-407E-A947-70E740481C1C}">
                            <a14:useLocalDpi xmlns:a14="http://schemas.microsoft.com/office/drawing/2010/main" val="0"/>
                          </a:ext>
                        </a:extLst>
                      </a:blip>
                      <a:stretch>
                        <a:fillRect/>
                      </a:stretch>
                    </pic:blipFill>
                    <pic:spPr>
                      <a:xfrm>
                        <a:off x="0" y="0"/>
                        <a:ext cx="866775" cy="876300"/>
                      </a:xfrm>
                      <a:prstGeom prst="rect">
                        <a:avLst/>
                      </a:prstGeom>
                    </pic:spPr>
                  </pic:pic>
                </a:graphicData>
              </a:graphic>
            </wp:inline>
          </w:drawing>
        </w:r>
      </w:ins>
    </w:p>
    <w:p w14:paraId="36930B12" w14:textId="654BD1AD" w:rsidR="0052331A" w:rsidRPr="00533012" w:rsidDel="006A2849" w:rsidRDefault="00533012">
      <w:pPr>
        <w:pStyle w:val="NormalWeb"/>
        <w:shd w:val="clear" w:color="auto" w:fill="FFFFFF"/>
        <w:spacing w:before="0" w:beforeAutospacing="0" w:after="150" w:afterAutospacing="0"/>
        <w:rPr>
          <w:del w:id="327" w:author="Salim Azim ASSANI" w:date="2018-02-14T16:09:00Z"/>
          <w:rFonts w:ascii="Arial Narrow" w:hAnsi="Arial Narrow"/>
          <w:b/>
          <w:sz w:val="28"/>
          <w:szCs w:val="28"/>
          <w:rPrChange w:id="328" w:author="Niavo1" w:date="2018-03-12T10:45:00Z">
            <w:rPr>
              <w:del w:id="329" w:author="Salim Azim ASSANI" w:date="2018-02-14T16:09:00Z"/>
              <w:rFonts w:ascii="Arial Narrow" w:hAnsi="Arial Narrow"/>
              <w:sz w:val="28"/>
              <w:szCs w:val="28"/>
            </w:rPr>
          </w:rPrChange>
        </w:rPr>
        <w:pPrChange w:id="330" w:author="Salim Azim ASSANI" w:date="2018-02-14T16:09:00Z">
          <w:pPr/>
        </w:pPrChange>
      </w:pPr>
      <w:ins w:id="331" w:author="Niavo1" w:date="2018-03-12T10:45:00Z">
        <w:r w:rsidRPr="00533012">
          <w:rPr>
            <w:rFonts w:ascii="Arial Narrow" w:hAnsi="Arial Narrow"/>
            <w:b/>
            <w:color w:val="4C4C4C"/>
            <w:sz w:val="28"/>
            <w:szCs w:val="28"/>
            <w:rPrChange w:id="332" w:author="Niavo1" w:date="2018-03-12T10:45:00Z">
              <w:rPr>
                <w:rFonts w:ascii="Arial Narrow" w:hAnsi="Arial Narrow"/>
                <w:color w:val="4C4C4C"/>
                <w:sz w:val="28"/>
                <w:szCs w:val="28"/>
                <w:u w:val="single"/>
              </w:rPr>
            </w:rPrChange>
          </w:rPr>
          <w:t xml:space="preserve">NB: </w:t>
        </w:r>
      </w:ins>
      <w:r w:rsidR="0052331A" w:rsidRPr="00533012">
        <w:rPr>
          <w:rFonts w:ascii="Arial Narrow" w:hAnsi="Arial Narrow"/>
          <w:b/>
          <w:color w:val="4C4C4C"/>
          <w:sz w:val="28"/>
          <w:szCs w:val="28"/>
          <w:rPrChange w:id="333" w:author="Niavo1" w:date="2018-03-12T10:45:00Z">
            <w:rPr>
              <w:color w:val="4C4C4C"/>
              <w:sz w:val="23"/>
              <w:szCs w:val="23"/>
              <w:u w:val="single"/>
            </w:rPr>
          </w:rPrChange>
        </w:rPr>
        <w:t xml:space="preserve">Pour </w:t>
      </w:r>
      <w:proofErr w:type="spellStart"/>
      <w:r w:rsidR="0052331A" w:rsidRPr="00533012">
        <w:rPr>
          <w:rFonts w:ascii="Arial Narrow" w:hAnsi="Arial Narrow"/>
          <w:b/>
          <w:color w:val="4C4C4C"/>
          <w:sz w:val="28"/>
          <w:szCs w:val="28"/>
          <w:rPrChange w:id="334" w:author="Niavo1" w:date="2018-03-12T10:45:00Z">
            <w:rPr>
              <w:color w:val="4C4C4C"/>
              <w:sz w:val="23"/>
              <w:szCs w:val="23"/>
              <w:u w:val="single"/>
            </w:rPr>
          </w:rPrChange>
        </w:rPr>
        <w:t>avoir</w:t>
      </w:r>
      <w:proofErr w:type="spellEnd"/>
      <w:r w:rsidR="0052331A" w:rsidRPr="00533012">
        <w:rPr>
          <w:rFonts w:ascii="Arial Narrow" w:hAnsi="Arial Narrow"/>
          <w:b/>
          <w:color w:val="4C4C4C"/>
          <w:sz w:val="28"/>
          <w:szCs w:val="28"/>
          <w:rPrChange w:id="335" w:author="Niavo1" w:date="2018-03-12T10:45:00Z">
            <w:rPr>
              <w:color w:val="4C4C4C"/>
              <w:sz w:val="23"/>
              <w:szCs w:val="23"/>
              <w:u w:val="single"/>
            </w:rPr>
          </w:rPrChange>
        </w:rPr>
        <w:t xml:space="preserve"> </w:t>
      </w:r>
      <w:proofErr w:type="spellStart"/>
      <w:r w:rsidR="0052331A" w:rsidRPr="00533012">
        <w:rPr>
          <w:rFonts w:ascii="Arial Narrow" w:hAnsi="Arial Narrow"/>
          <w:b/>
          <w:color w:val="4C4C4C"/>
          <w:sz w:val="28"/>
          <w:szCs w:val="28"/>
          <w:rPrChange w:id="336" w:author="Niavo1" w:date="2018-03-12T10:45:00Z">
            <w:rPr>
              <w:color w:val="4C4C4C"/>
              <w:sz w:val="23"/>
              <w:szCs w:val="23"/>
              <w:u w:val="single"/>
            </w:rPr>
          </w:rPrChange>
        </w:rPr>
        <w:t>une</w:t>
      </w:r>
      <w:proofErr w:type="spellEnd"/>
      <w:r w:rsidR="0052331A" w:rsidRPr="00533012">
        <w:rPr>
          <w:rFonts w:ascii="Arial Narrow" w:hAnsi="Arial Narrow"/>
          <w:b/>
          <w:color w:val="4C4C4C"/>
          <w:sz w:val="28"/>
          <w:szCs w:val="28"/>
          <w:rPrChange w:id="337" w:author="Niavo1" w:date="2018-03-12T10:45:00Z">
            <w:rPr>
              <w:color w:val="4C4C4C"/>
              <w:sz w:val="23"/>
              <w:szCs w:val="23"/>
              <w:u w:val="single"/>
            </w:rPr>
          </w:rPrChange>
        </w:rPr>
        <w:t xml:space="preserve"> interface en </w:t>
      </w:r>
      <w:proofErr w:type="spellStart"/>
      <w:ins w:id="338" w:author="Niavo1" w:date="2018-03-12T10:45:00Z">
        <w:r>
          <w:rPr>
            <w:rFonts w:ascii="Arial Narrow" w:hAnsi="Arial Narrow"/>
            <w:b/>
            <w:color w:val="4C4C4C"/>
            <w:sz w:val="28"/>
            <w:szCs w:val="28"/>
          </w:rPr>
          <w:t>autre</w:t>
        </w:r>
        <w:proofErr w:type="spellEnd"/>
        <w:r>
          <w:rPr>
            <w:rFonts w:ascii="Arial Narrow" w:hAnsi="Arial Narrow"/>
            <w:b/>
            <w:color w:val="4C4C4C"/>
            <w:sz w:val="28"/>
            <w:szCs w:val="28"/>
          </w:rPr>
          <w:t xml:space="preserve"> </w:t>
        </w:r>
      </w:ins>
      <w:r w:rsidR="0052331A" w:rsidRPr="00533012">
        <w:rPr>
          <w:rFonts w:ascii="Arial Narrow" w:hAnsi="Arial Narrow"/>
          <w:b/>
          <w:color w:val="4C4C4C"/>
          <w:sz w:val="28"/>
          <w:szCs w:val="28"/>
          <w:rPrChange w:id="339" w:author="Niavo1" w:date="2018-03-12T10:45:00Z">
            <w:rPr>
              <w:color w:val="4C4C4C"/>
              <w:sz w:val="23"/>
              <w:szCs w:val="23"/>
              <w:u w:val="single"/>
            </w:rPr>
          </w:rPrChange>
        </w:rPr>
        <w:t xml:space="preserve">langue </w:t>
      </w:r>
      <w:del w:id="340" w:author="Niavo1" w:date="2018-03-12T10:45:00Z">
        <w:r w:rsidR="0052331A" w:rsidRPr="00533012" w:rsidDel="00533012">
          <w:rPr>
            <w:rFonts w:ascii="Arial Narrow" w:hAnsi="Arial Narrow"/>
            <w:b/>
            <w:color w:val="4C4C4C"/>
            <w:sz w:val="28"/>
            <w:szCs w:val="28"/>
            <w:rPrChange w:id="341" w:author="Niavo1" w:date="2018-03-12T10:45:00Z">
              <w:rPr>
                <w:color w:val="4C4C4C"/>
                <w:sz w:val="23"/>
                <w:szCs w:val="23"/>
                <w:u w:val="single"/>
              </w:rPr>
            </w:rPrChange>
          </w:rPr>
          <w:delText>autre qu’US</w:delText>
        </w:r>
      </w:del>
      <w:proofErr w:type="spellStart"/>
      <w:ins w:id="342" w:author="Niavo1" w:date="2018-03-12T10:45:00Z">
        <w:r>
          <w:rPr>
            <w:rFonts w:ascii="Arial Narrow" w:hAnsi="Arial Narrow"/>
            <w:b/>
            <w:color w:val="4C4C4C"/>
            <w:sz w:val="28"/>
            <w:szCs w:val="28"/>
          </w:rPr>
          <w:t>que</w:t>
        </w:r>
        <w:proofErr w:type="spellEnd"/>
        <w:r>
          <w:rPr>
            <w:rFonts w:ascii="Arial Narrow" w:hAnsi="Arial Narrow"/>
            <w:b/>
            <w:color w:val="4C4C4C"/>
            <w:sz w:val="28"/>
            <w:szCs w:val="28"/>
          </w:rPr>
          <w:t xml:space="preserve"> </w:t>
        </w:r>
        <w:proofErr w:type="spellStart"/>
        <w:r>
          <w:rPr>
            <w:rFonts w:ascii="Arial Narrow" w:hAnsi="Arial Narrow"/>
            <w:b/>
            <w:color w:val="4C4C4C"/>
            <w:sz w:val="28"/>
            <w:szCs w:val="28"/>
          </w:rPr>
          <w:t>l’anglais</w:t>
        </w:r>
        <w:proofErr w:type="spellEnd"/>
        <w:r>
          <w:rPr>
            <w:rFonts w:ascii="Arial Narrow" w:hAnsi="Arial Narrow"/>
            <w:b/>
            <w:color w:val="4C4C4C"/>
            <w:sz w:val="28"/>
            <w:szCs w:val="28"/>
          </w:rPr>
          <w:t xml:space="preserve"> </w:t>
        </w:r>
        <w:proofErr w:type="spellStart"/>
        <w:r>
          <w:rPr>
            <w:rFonts w:ascii="Arial Narrow" w:hAnsi="Arial Narrow"/>
            <w:b/>
            <w:color w:val="4C4C4C"/>
            <w:sz w:val="28"/>
            <w:szCs w:val="28"/>
          </w:rPr>
          <w:t>américain</w:t>
        </w:r>
        <w:proofErr w:type="spellEnd"/>
        <w:r>
          <w:rPr>
            <w:rFonts w:ascii="Arial Narrow" w:hAnsi="Arial Narrow"/>
            <w:b/>
            <w:color w:val="4C4C4C"/>
            <w:sz w:val="28"/>
            <w:szCs w:val="28"/>
          </w:rPr>
          <w:t xml:space="preserve"> =&gt; </w:t>
        </w:r>
      </w:ins>
      <w:del w:id="343" w:author="Niavo1" w:date="2018-03-12T10:45:00Z">
        <w:r w:rsidR="0052331A" w:rsidRPr="00533012" w:rsidDel="00533012">
          <w:rPr>
            <w:rFonts w:ascii="Arial Narrow" w:hAnsi="Arial Narrow"/>
            <w:b/>
            <w:color w:val="4C4C4C"/>
            <w:sz w:val="28"/>
            <w:szCs w:val="28"/>
            <w:rPrChange w:id="344" w:author="Niavo1" w:date="2018-03-12T10:45:00Z">
              <w:rPr>
                <w:color w:val="4C4C4C"/>
                <w:sz w:val="23"/>
                <w:szCs w:val="23"/>
                <w:u w:val="single"/>
              </w:rPr>
            </w:rPrChange>
          </w:rPr>
          <w:delText xml:space="preserve"> :</w:delText>
        </w:r>
      </w:del>
      <w:r w:rsidR="0052331A" w:rsidRPr="00533012">
        <w:rPr>
          <w:rFonts w:ascii="Arial Narrow" w:hAnsi="Arial Narrow"/>
          <w:b/>
          <w:color w:val="4C4C4C"/>
          <w:sz w:val="28"/>
          <w:szCs w:val="28"/>
          <w:rPrChange w:id="345" w:author="Niavo1" w:date="2018-03-12T10:45:00Z">
            <w:rPr>
              <w:color w:val="4C4C4C"/>
              <w:sz w:val="23"/>
              <w:szCs w:val="23"/>
            </w:rPr>
          </w:rPrChange>
        </w:rPr>
        <w:t xml:space="preserve"> </w:t>
      </w:r>
      <w:proofErr w:type="spellStart"/>
      <w:r w:rsidR="0052331A" w:rsidRPr="00533012">
        <w:rPr>
          <w:rFonts w:ascii="Arial Narrow" w:hAnsi="Arial Narrow"/>
          <w:b/>
          <w:color w:val="4C4C4C"/>
          <w:sz w:val="28"/>
          <w:szCs w:val="28"/>
          <w:rPrChange w:id="346" w:author="Niavo1" w:date="2018-03-12T10:45:00Z">
            <w:rPr>
              <w:color w:val="4C4C4C"/>
              <w:sz w:val="23"/>
              <w:szCs w:val="23"/>
            </w:rPr>
          </w:rPrChange>
        </w:rPr>
        <w:t>Allez</w:t>
      </w:r>
      <w:proofErr w:type="spellEnd"/>
      <w:r w:rsidR="0052331A" w:rsidRPr="00533012">
        <w:rPr>
          <w:rFonts w:ascii="Arial Narrow" w:hAnsi="Arial Narrow"/>
          <w:b/>
          <w:color w:val="4C4C4C"/>
          <w:sz w:val="28"/>
          <w:szCs w:val="28"/>
          <w:rPrChange w:id="347" w:author="Niavo1" w:date="2018-03-12T10:45:00Z">
            <w:rPr>
              <w:color w:val="4C4C4C"/>
              <w:sz w:val="23"/>
              <w:szCs w:val="23"/>
            </w:rPr>
          </w:rPrChange>
        </w:rPr>
        <w:t xml:space="preserve"> </w:t>
      </w:r>
      <w:proofErr w:type="spellStart"/>
      <w:r w:rsidR="0052331A" w:rsidRPr="00533012">
        <w:rPr>
          <w:rFonts w:ascii="Arial Narrow" w:hAnsi="Arial Narrow"/>
          <w:b/>
          <w:color w:val="4C4C4C"/>
          <w:sz w:val="28"/>
          <w:szCs w:val="28"/>
          <w:rPrChange w:id="348" w:author="Niavo1" w:date="2018-03-12T10:45:00Z">
            <w:rPr>
              <w:color w:val="4C4C4C"/>
              <w:sz w:val="23"/>
              <w:szCs w:val="23"/>
            </w:rPr>
          </w:rPrChange>
        </w:rPr>
        <w:t>simplement</w:t>
      </w:r>
      <w:proofErr w:type="spellEnd"/>
      <w:r w:rsidR="0052331A" w:rsidRPr="00533012">
        <w:rPr>
          <w:rFonts w:ascii="Arial Narrow" w:hAnsi="Arial Narrow"/>
          <w:b/>
          <w:color w:val="4C4C4C"/>
          <w:sz w:val="28"/>
          <w:szCs w:val="28"/>
          <w:rPrChange w:id="349" w:author="Niavo1" w:date="2018-03-12T10:45:00Z">
            <w:rPr>
              <w:color w:val="4C4C4C"/>
              <w:sz w:val="23"/>
              <w:szCs w:val="23"/>
            </w:rPr>
          </w:rPrChange>
        </w:rPr>
        <w:t xml:space="preserve"> </w:t>
      </w:r>
      <w:proofErr w:type="spellStart"/>
      <w:r w:rsidR="0052331A" w:rsidRPr="00533012">
        <w:rPr>
          <w:rFonts w:ascii="Arial Narrow" w:hAnsi="Arial Narrow"/>
          <w:b/>
          <w:color w:val="4C4C4C"/>
          <w:sz w:val="28"/>
          <w:szCs w:val="28"/>
          <w:rPrChange w:id="350" w:author="Niavo1" w:date="2018-03-12T10:45:00Z">
            <w:rPr>
              <w:color w:val="4C4C4C"/>
              <w:sz w:val="23"/>
              <w:szCs w:val="23"/>
            </w:rPr>
          </w:rPrChange>
        </w:rPr>
        <w:t>dans</w:t>
      </w:r>
      <w:proofErr w:type="spellEnd"/>
      <w:r w:rsidR="0052331A" w:rsidRPr="00533012">
        <w:rPr>
          <w:rFonts w:ascii="Arial Narrow" w:hAnsi="Arial Narrow"/>
          <w:b/>
          <w:color w:val="4C4C4C"/>
          <w:sz w:val="28"/>
          <w:szCs w:val="28"/>
          <w:rPrChange w:id="351" w:author="Niavo1" w:date="2018-03-12T10:45:00Z">
            <w:rPr>
              <w:color w:val="4C4C4C"/>
              <w:sz w:val="23"/>
              <w:szCs w:val="23"/>
            </w:rPr>
          </w:rPrChange>
        </w:rPr>
        <w:t xml:space="preserve"> Settings / </w:t>
      </w:r>
      <w:proofErr w:type="spellStart"/>
      <w:r w:rsidR="0052331A" w:rsidRPr="00533012">
        <w:rPr>
          <w:rFonts w:ascii="Arial Narrow" w:hAnsi="Arial Narrow"/>
          <w:b/>
          <w:color w:val="4C4C4C"/>
          <w:sz w:val="28"/>
          <w:szCs w:val="28"/>
          <w:rPrChange w:id="352" w:author="Niavo1" w:date="2018-03-12T10:45:00Z">
            <w:rPr>
              <w:color w:val="4C4C4C"/>
              <w:sz w:val="23"/>
              <w:szCs w:val="23"/>
            </w:rPr>
          </w:rPrChange>
        </w:rPr>
        <w:t>Langage</w:t>
      </w:r>
      <w:ins w:id="353" w:author="Niavo1" w:date="2018-03-12T10:45:00Z">
        <w:r>
          <w:rPr>
            <w:rFonts w:ascii="Arial Narrow" w:hAnsi="Arial Narrow"/>
            <w:b/>
            <w:color w:val="4C4C4C"/>
            <w:sz w:val="28"/>
            <w:szCs w:val="28"/>
          </w:rPr>
          <w:t>s</w:t>
        </w:r>
        <w:proofErr w:type="spellEnd"/>
        <w:r>
          <w:rPr>
            <w:rFonts w:ascii="Arial Narrow" w:hAnsi="Arial Narrow"/>
            <w:b/>
            <w:color w:val="4C4C4C"/>
            <w:sz w:val="28"/>
            <w:szCs w:val="28"/>
          </w:rPr>
          <w:t>.</w:t>
        </w:r>
      </w:ins>
      <w:del w:id="354" w:author="Niavo1" w:date="2018-03-12T10:45:00Z">
        <w:r w:rsidR="0052331A" w:rsidRPr="00533012" w:rsidDel="00533012">
          <w:rPr>
            <w:rFonts w:ascii="Arial Narrow" w:hAnsi="Arial Narrow"/>
            <w:b/>
            <w:color w:val="4C4C4C"/>
            <w:sz w:val="28"/>
            <w:szCs w:val="28"/>
            <w:rPrChange w:id="355" w:author="Niavo1" w:date="2018-03-12T10:45:00Z">
              <w:rPr>
                <w:color w:val="4C4C4C"/>
                <w:sz w:val="23"/>
                <w:szCs w:val="23"/>
              </w:rPr>
            </w:rPrChange>
          </w:rPr>
          <w:delText>s….</w:delText>
        </w:r>
      </w:del>
    </w:p>
    <w:p w14:paraId="2C26F62A" w14:textId="77777777" w:rsidR="006A2849" w:rsidRPr="00533012" w:rsidRDefault="006A2849" w:rsidP="0052331A">
      <w:pPr>
        <w:pStyle w:val="NormalWeb"/>
        <w:shd w:val="clear" w:color="auto" w:fill="FFFFFF"/>
        <w:spacing w:before="0" w:beforeAutospacing="0" w:after="150" w:afterAutospacing="0"/>
        <w:rPr>
          <w:ins w:id="356" w:author="Salim Azim ASSANI" w:date="2018-02-14T16:09:00Z"/>
          <w:rFonts w:ascii="Arial Narrow" w:hAnsi="Arial Narrow"/>
          <w:b/>
          <w:color w:val="4C4C4C"/>
          <w:sz w:val="28"/>
          <w:szCs w:val="28"/>
          <w:lang w:val="fr-FR"/>
          <w:rPrChange w:id="357" w:author="Niavo1" w:date="2018-03-12T10:45:00Z">
            <w:rPr>
              <w:ins w:id="358" w:author="Salim Azim ASSANI" w:date="2018-02-14T16:09:00Z"/>
              <w:color w:val="4C4C4C"/>
              <w:sz w:val="23"/>
              <w:szCs w:val="23"/>
              <w:lang w:val="fr-FR"/>
            </w:rPr>
          </w:rPrChange>
        </w:rPr>
      </w:pPr>
    </w:p>
    <w:p w14:paraId="72CF0684" w14:textId="77777777" w:rsidR="0052331A" w:rsidRPr="009315CE" w:rsidDel="006A2849" w:rsidRDefault="0052331A" w:rsidP="0052331A">
      <w:pPr>
        <w:rPr>
          <w:del w:id="359" w:author="Salim Azim ASSANI" w:date="2018-02-14T16:09:00Z"/>
          <w:rFonts w:ascii="Arial Narrow" w:hAnsi="Arial Narrow" w:cs="Times New Roman"/>
          <w:sz w:val="28"/>
          <w:szCs w:val="28"/>
          <w:rPrChange w:id="360" w:author="Salim Azim ASSANI" w:date="2018-02-14T15:57:00Z">
            <w:rPr>
              <w:del w:id="361" w:author="Salim Azim ASSANI" w:date="2018-02-14T16:09:00Z"/>
              <w:rFonts w:ascii="Times New Roman" w:hAnsi="Times New Roman" w:cs="Times New Roman"/>
            </w:rPr>
          </w:rPrChange>
        </w:rPr>
      </w:pPr>
    </w:p>
    <w:p w14:paraId="0B39E35A" w14:textId="77777777" w:rsidR="0052331A" w:rsidRPr="006A2849" w:rsidRDefault="0052331A">
      <w:pPr>
        <w:pStyle w:val="NormalWeb"/>
        <w:shd w:val="clear" w:color="auto" w:fill="FFFFFF"/>
        <w:spacing w:before="0" w:beforeAutospacing="0" w:after="150" w:afterAutospacing="0"/>
        <w:pPrChange w:id="362" w:author="Salim Azim ASSANI" w:date="2018-02-14T16:09:00Z">
          <w:pPr/>
        </w:pPrChange>
      </w:pPr>
    </w:p>
    <w:p w14:paraId="2B2D20C2" w14:textId="2E4F2C41" w:rsidR="00E762AF" w:rsidRPr="00B32F2C" w:rsidRDefault="00E762AF">
      <w:pPr>
        <w:pStyle w:val="Paragraphedeliste"/>
        <w:numPr>
          <w:ilvl w:val="0"/>
          <w:numId w:val="9"/>
        </w:numPr>
        <w:rPr>
          <w:rFonts w:ascii="Arial Narrow" w:hAnsi="Arial Narrow" w:cs="Times New Roman"/>
          <w:b/>
          <w:sz w:val="28"/>
          <w:szCs w:val="28"/>
          <w:rPrChange w:id="363" w:author="Salim Azim ASSANI" w:date="2018-02-14T16:04:00Z">
            <w:rPr>
              <w:rFonts w:ascii="Times New Roman" w:hAnsi="Times New Roman" w:cs="Times New Roman"/>
              <w:b/>
            </w:rPr>
          </w:rPrChange>
        </w:rPr>
        <w:pPrChange w:id="364" w:author="Salim Azim ASSANI" w:date="2018-02-14T16:04:00Z">
          <w:pPr>
            <w:pStyle w:val="Paragraphedeliste"/>
            <w:numPr>
              <w:numId w:val="3"/>
            </w:numPr>
            <w:ind w:hanging="360"/>
          </w:pPr>
        </w:pPrChange>
      </w:pPr>
      <w:r w:rsidRPr="00B32F2C">
        <w:rPr>
          <w:rFonts w:ascii="Arial Narrow" w:hAnsi="Arial Narrow" w:cs="Times New Roman"/>
          <w:b/>
          <w:sz w:val="28"/>
          <w:szCs w:val="28"/>
          <w:rPrChange w:id="365" w:author="Salim Azim ASSANI" w:date="2018-02-14T16:04:00Z">
            <w:rPr>
              <w:rFonts w:ascii="Times New Roman" w:hAnsi="Times New Roman" w:cs="Times New Roman"/>
              <w:b/>
            </w:rPr>
          </w:rPrChange>
        </w:rPr>
        <w:t>Présentation de l’interface du logiciel</w:t>
      </w:r>
      <w:ins w:id="366" w:author="Niavo1" w:date="2018-03-12T10:45:00Z">
        <w:r w:rsidR="00533012">
          <w:rPr>
            <w:rFonts w:ascii="Arial Narrow" w:hAnsi="Arial Narrow" w:cs="Times New Roman"/>
            <w:b/>
            <w:sz w:val="28"/>
            <w:szCs w:val="28"/>
          </w:rPr>
          <w:t> :</w:t>
        </w:r>
      </w:ins>
    </w:p>
    <w:p w14:paraId="3C71EE2C" w14:textId="77777777" w:rsidR="0052331A" w:rsidRPr="009315CE" w:rsidRDefault="0052331A" w:rsidP="0052331A">
      <w:pPr>
        <w:rPr>
          <w:rFonts w:ascii="Arial Narrow" w:hAnsi="Arial Narrow" w:cs="Times New Roman"/>
          <w:b/>
          <w:sz w:val="28"/>
          <w:szCs w:val="28"/>
          <w:rPrChange w:id="367" w:author="Salim Azim ASSANI" w:date="2018-02-14T15:57:00Z">
            <w:rPr>
              <w:rFonts w:ascii="Times New Roman" w:hAnsi="Times New Roman" w:cs="Times New Roman"/>
              <w:b/>
            </w:rPr>
          </w:rPrChange>
        </w:rPr>
      </w:pPr>
    </w:p>
    <w:p w14:paraId="4487DD34" w14:textId="77777777"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368" w:author="Salim Azim ASSANI" w:date="2018-02-14T15:57:00Z">
            <w:rPr>
              <w:color w:val="4C4C4C"/>
              <w:sz w:val="23"/>
              <w:szCs w:val="23"/>
              <w:lang w:val="fr-FR"/>
            </w:rPr>
          </w:rPrChange>
        </w:rPr>
      </w:pPr>
      <w:r w:rsidRPr="009315CE">
        <w:rPr>
          <w:rFonts w:ascii="Arial Narrow" w:hAnsi="Arial Narrow"/>
          <w:color w:val="4C4C4C"/>
          <w:sz w:val="28"/>
          <w:szCs w:val="28"/>
          <w:lang w:val="fr-FR"/>
          <w:rPrChange w:id="369" w:author="Salim Azim ASSANI" w:date="2018-02-14T15:57:00Z">
            <w:rPr>
              <w:color w:val="4C4C4C"/>
              <w:sz w:val="23"/>
              <w:szCs w:val="23"/>
              <w:lang w:val="fr-FR"/>
            </w:rPr>
          </w:rPrChange>
        </w:rPr>
        <w:t>Trois choix s’offrent à vous :</w:t>
      </w:r>
    </w:p>
    <w:p w14:paraId="2B3DF7B2" w14:textId="69D28017"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370" w:author="Salim Azim ASSANI" w:date="2018-02-14T15:57:00Z">
            <w:rPr>
              <w:color w:val="4C4C4C"/>
              <w:sz w:val="23"/>
              <w:szCs w:val="23"/>
              <w:lang w:val="fr-FR"/>
            </w:rPr>
          </w:rPrChange>
        </w:rPr>
      </w:pPr>
      <w:r w:rsidRPr="009315CE">
        <w:rPr>
          <w:rFonts w:ascii="Arial Narrow" w:hAnsi="Arial Narrow"/>
          <w:color w:val="4C4C4C"/>
          <w:sz w:val="28"/>
          <w:szCs w:val="28"/>
          <w:lang w:val="fr-FR"/>
          <w:rPrChange w:id="371" w:author="Salim Azim ASSANI" w:date="2018-02-14T15:57:00Z">
            <w:rPr>
              <w:color w:val="4C4C4C"/>
              <w:sz w:val="23"/>
              <w:szCs w:val="23"/>
              <w:lang w:val="fr-FR"/>
            </w:rPr>
          </w:rPrChange>
        </w:rPr>
        <w:t>1 – « </w:t>
      </w:r>
      <w:r w:rsidRPr="009315CE">
        <w:rPr>
          <w:rStyle w:val="Accentuation"/>
          <w:rFonts w:ascii="Arial Narrow" w:hAnsi="Arial Narrow"/>
          <w:color w:val="4C4C4C"/>
          <w:sz w:val="28"/>
          <w:szCs w:val="28"/>
          <w:lang w:val="fr-FR"/>
          <w:rPrChange w:id="372" w:author="Salim Azim ASSANI" w:date="2018-02-14T15:57:00Z">
            <w:rPr>
              <w:rStyle w:val="Accentuation"/>
              <w:color w:val="4C4C4C"/>
              <w:sz w:val="23"/>
              <w:szCs w:val="23"/>
              <w:lang w:val="fr-FR"/>
            </w:rPr>
          </w:rPrChange>
        </w:rPr>
        <w:t>Créer un fichier conteneur</w:t>
      </w:r>
      <w:r w:rsidRPr="009315CE">
        <w:rPr>
          <w:rFonts w:ascii="Arial Narrow" w:hAnsi="Arial Narrow"/>
          <w:color w:val="4C4C4C"/>
          <w:sz w:val="28"/>
          <w:szCs w:val="28"/>
          <w:lang w:val="fr-FR"/>
          <w:rPrChange w:id="373" w:author="Salim Azim ASSANI" w:date="2018-02-14T15:57:00Z">
            <w:rPr>
              <w:color w:val="4C4C4C"/>
              <w:sz w:val="23"/>
              <w:szCs w:val="23"/>
              <w:lang w:val="fr-FR"/>
            </w:rPr>
          </w:rPrChange>
        </w:rPr>
        <w:t xml:space="preserve">  chiffré», </w:t>
      </w:r>
      <w:ins w:id="374" w:author="Niavo1" w:date="2018-03-12T10:46:00Z">
        <w:r w:rsidR="00533012">
          <w:rPr>
            <w:rFonts w:ascii="Arial Narrow" w:hAnsi="Arial Narrow"/>
            <w:color w:val="4C4C4C"/>
            <w:sz w:val="28"/>
            <w:szCs w:val="28"/>
            <w:lang w:val="fr-FR"/>
          </w:rPr>
          <w:t xml:space="preserve">vous choisirez cette option si vous voulez </w:t>
        </w:r>
      </w:ins>
      <w:r w:rsidRPr="009315CE">
        <w:rPr>
          <w:rFonts w:ascii="Arial Narrow" w:hAnsi="Arial Narrow"/>
          <w:color w:val="4C4C4C"/>
          <w:sz w:val="28"/>
          <w:szCs w:val="28"/>
          <w:lang w:val="fr-FR"/>
          <w:rPrChange w:id="375" w:author="Salim Azim ASSANI" w:date="2018-02-14T15:57:00Z">
            <w:rPr>
              <w:color w:val="4C4C4C"/>
              <w:sz w:val="23"/>
              <w:szCs w:val="23"/>
              <w:lang w:val="fr-FR"/>
            </w:rPr>
          </w:rPrChange>
        </w:rPr>
        <w:t>créer un volume qui sera associé à un fichier unique de type </w:t>
      </w:r>
      <w:r w:rsidRPr="009315CE">
        <w:rPr>
          <w:rStyle w:val="Accentuation"/>
          <w:rFonts w:ascii="Arial Narrow" w:hAnsi="Arial Narrow"/>
          <w:color w:val="4C4C4C"/>
          <w:sz w:val="28"/>
          <w:szCs w:val="28"/>
          <w:lang w:val="fr-FR"/>
          <w:rPrChange w:id="376" w:author="Salim Azim ASSANI" w:date="2018-02-14T15:57:00Z">
            <w:rPr>
              <w:rStyle w:val="Accentuation"/>
              <w:color w:val="4C4C4C"/>
              <w:sz w:val="23"/>
              <w:szCs w:val="23"/>
              <w:lang w:val="fr-FR"/>
            </w:rPr>
          </w:rPrChange>
        </w:rPr>
        <w:t>confidentiel.tc</w:t>
      </w:r>
      <w:r w:rsidRPr="009315CE">
        <w:rPr>
          <w:rFonts w:ascii="Arial Narrow" w:hAnsi="Arial Narrow"/>
          <w:color w:val="4C4C4C"/>
          <w:sz w:val="28"/>
          <w:szCs w:val="28"/>
          <w:lang w:val="fr-FR"/>
          <w:rPrChange w:id="377" w:author="Salim Azim ASSANI" w:date="2018-02-14T15:57:00Z">
            <w:rPr>
              <w:color w:val="4C4C4C"/>
              <w:sz w:val="23"/>
              <w:szCs w:val="23"/>
              <w:lang w:val="fr-FR"/>
            </w:rPr>
          </w:rPrChange>
        </w:rPr>
        <w:t> qui contiendra les fichiers chiffrés sur votre volume habituel</w:t>
      </w:r>
      <w:ins w:id="378" w:author="Niavo1" w:date="2018-03-12T10:46:00Z">
        <w:r w:rsidR="00533012">
          <w:rPr>
            <w:rFonts w:ascii="Arial Narrow" w:hAnsi="Arial Narrow"/>
            <w:color w:val="4C4C4C"/>
            <w:sz w:val="28"/>
            <w:szCs w:val="28"/>
            <w:lang w:val="fr-FR"/>
          </w:rPr>
          <w:t xml:space="preserve"> </w:t>
        </w:r>
      </w:ins>
      <w:del w:id="379" w:author="Niavo1" w:date="2018-03-12T10:46:00Z">
        <w:r w:rsidRPr="009315CE" w:rsidDel="00533012">
          <w:rPr>
            <w:rFonts w:ascii="Arial Narrow" w:hAnsi="Arial Narrow"/>
            <w:color w:val="4C4C4C"/>
            <w:sz w:val="28"/>
            <w:szCs w:val="28"/>
            <w:lang w:val="fr-FR"/>
            <w:rPrChange w:id="380" w:author="Salim Azim ASSANI" w:date="2018-02-14T15:57:00Z">
              <w:rPr>
                <w:color w:val="4C4C4C"/>
                <w:sz w:val="23"/>
                <w:szCs w:val="23"/>
                <w:lang w:val="fr-FR"/>
              </w:rPr>
            </w:rPrChange>
          </w:rPr>
          <w:delText xml:space="preserve"> </w:delText>
        </w:r>
      </w:del>
      <w:r w:rsidRPr="009315CE">
        <w:rPr>
          <w:rFonts w:ascii="Arial Narrow" w:hAnsi="Arial Narrow"/>
          <w:color w:val="4C4C4C"/>
          <w:sz w:val="28"/>
          <w:szCs w:val="28"/>
          <w:lang w:val="fr-FR"/>
          <w:rPrChange w:id="381" w:author="Salim Azim ASSANI" w:date="2018-02-14T15:57:00Z">
            <w:rPr>
              <w:color w:val="4C4C4C"/>
              <w:sz w:val="23"/>
              <w:szCs w:val="23"/>
              <w:lang w:val="fr-FR"/>
            </w:rPr>
          </w:rPrChange>
        </w:rPr>
        <w:t>(par exemple sur C</w:t>
      </w:r>
      <w:ins w:id="382" w:author="Niavo1" w:date="2018-03-12T10:46:00Z">
        <w:r w:rsidR="00533012">
          <w:rPr>
            <w:rFonts w:ascii="Arial Narrow" w:hAnsi="Arial Narrow"/>
            <w:color w:val="4C4C4C"/>
            <w:sz w:val="28"/>
            <w:szCs w:val="28"/>
            <w:lang w:val="fr-FR"/>
          </w:rPr>
          <w:t>)</w:t>
        </w:r>
      </w:ins>
      <w:ins w:id="383" w:author="Niavo1" w:date="2018-03-12T10:47:00Z">
        <w:r w:rsidR="00533012">
          <w:rPr>
            <w:rFonts w:ascii="Arial Narrow" w:hAnsi="Arial Narrow"/>
            <w:color w:val="4C4C4C"/>
            <w:sz w:val="28"/>
            <w:szCs w:val="28"/>
            <w:lang w:val="fr-FR"/>
          </w:rPr>
          <w:t>.</w:t>
        </w:r>
      </w:ins>
      <w:r w:rsidRPr="009315CE">
        <w:rPr>
          <w:rFonts w:ascii="Arial Narrow" w:hAnsi="Arial Narrow"/>
          <w:color w:val="4C4C4C"/>
          <w:sz w:val="28"/>
          <w:szCs w:val="28"/>
          <w:lang w:val="fr-FR"/>
          <w:rPrChange w:id="384" w:author="Salim Azim ASSANI" w:date="2018-02-14T15:57:00Z">
            <w:rPr>
              <w:color w:val="4C4C4C"/>
              <w:sz w:val="23"/>
              <w:szCs w:val="23"/>
              <w:lang w:val="fr-FR"/>
            </w:rPr>
          </w:rPrChange>
        </w:rPr>
        <w:t> </w:t>
      </w:r>
      <w:del w:id="385" w:author="Niavo1" w:date="2018-03-12T10:47:00Z">
        <w:r w:rsidRPr="009315CE" w:rsidDel="00533012">
          <w:rPr>
            <w:rFonts w:ascii="Arial Narrow" w:hAnsi="Arial Narrow"/>
            <w:noProof/>
            <w:color w:val="4C4C4C"/>
            <w:sz w:val="28"/>
            <w:szCs w:val="28"/>
            <w:lang w:val="fr-FR" w:eastAsia="fr-FR"/>
            <w:rPrChange w:id="386" w:author="Salim Azim ASSANI" w:date="2018-02-14T15:57:00Z">
              <w:rPr>
                <w:noProof/>
                <w:color w:val="4C4C4C"/>
                <w:sz w:val="23"/>
                <w:szCs w:val="23"/>
                <w:lang w:val="fr-FR" w:eastAsia="fr-FR"/>
              </w:rPr>
            </w:rPrChange>
          </w:rPr>
          <mc:AlternateContent>
            <mc:Choice Requires="wps">
              <w:drawing>
                <wp:inline distT="0" distB="0" distL="0" distR="0" wp14:anchorId="182B3758" wp14:editId="4B88F34F">
                  <wp:extent cx="304800" cy="304800"/>
                  <wp:effectExtent l="0" t="0" r="0" b="0"/>
                  <wp:docPr id="5" name="AutoShap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DA9F6" id="AutoShape 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dCd1u&#10;wQIAAMQFAAAOAAAAAAAAAAAAAAAAAC4CAABkcnMvZTJvRG9jLnhtbFBLAQItABQABgAIAAAAIQBM&#10;oOks2AAAAAMBAAAPAAAAAAAAAAAAAAAAABsFAABkcnMvZG93bnJldi54bWxQSwUGAAAAAAQABADz&#10;AAAAIAYAAAAA&#10;" filled="f" stroked="f">
                  <o:lock v:ext="edit" aspectratio="t"/>
                  <w10:anchorlock/>
                </v:rect>
              </w:pict>
            </mc:Fallback>
          </mc:AlternateContent>
        </w:r>
      </w:del>
    </w:p>
    <w:p w14:paraId="03543F69" w14:textId="6B24475C"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387" w:author="Salim Azim ASSANI" w:date="2018-02-14T15:57:00Z">
            <w:rPr>
              <w:color w:val="4C4C4C"/>
              <w:sz w:val="23"/>
              <w:szCs w:val="23"/>
              <w:lang w:val="fr-FR"/>
            </w:rPr>
          </w:rPrChange>
        </w:rPr>
      </w:pPr>
      <w:r w:rsidRPr="009315CE">
        <w:rPr>
          <w:rFonts w:ascii="Arial Narrow" w:hAnsi="Arial Narrow"/>
          <w:color w:val="4C4C4C"/>
          <w:sz w:val="28"/>
          <w:szCs w:val="28"/>
          <w:lang w:val="fr-FR"/>
          <w:rPrChange w:id="388" w:author="Salim Azim ASSANI" w:date="2018-02-14T15:57:00Z">
            <w:rPr>
              <w:color w:val="4C4C4C"/>
              <w:sz w:val="23"/>
              <w:szCs w:val="23"/>
              <w:lang w:val="fr-FR"/>
            </w:rPr>
          </w:rPrChange>
        </w:rPr>
        <w:t>2 – « </w:t>
      </w:r>
      <w:r w:rsidRPr="009315CE">
        <w:rPr>
          <w:rStyle w:val="Accentuation"/>
          <w:rFonts w:ascii="Arial Narrow" w:hAnsi="Arial Narrow"/>
          <w:color w:val="4C4C4C"/>
          <w:sz w:val="28"/>
          <w:szCs w:val="28"/>
          <w:lang w:val="fr-FR"/>
          <w:rPrChange w:id="389" w:author="Salim Azim ASSANI" w:date="2018-02-14T15:57:00Z">
            <w:rPr>
              <w:rStyle w:val="Accentuation"/>
              <w:color w:val="4C4C4C"/>
              <w:sz w:val="23"/>
              <w:szCs w:val="23"/>
              <w:lang w:val="fr-FR"/>
            </w:rPr>
          </w:rPrChange>
        </w:rPr>
        <w:t>Chiffrer une partition</w:t>
      </w:r>
      <w:ins w:id="390" w:author="Niavo1" w:date="2018-03-12T10:46:00Z">
        <w:r w:rsidR="00533012">
          <w:rPr>
            <w:rStyle w:val="Accentuation"/>
            <w:rFonts w:ascii="Arial Narrow" w:hAnsi="Arial Narrow"/>
            <w:color w:val="4C4C4C"/>
            <w:sz w:val="28"/>
            <w:szCs w:val="28"/>
            <w:lang w:val="fr-FR"/>
          </w:rPr>
          <w:t xml:space="preserve"> </w:t>
        </w:r>
      </w:ins>
      <w:r w:rsidRPr="009315CE">
        <w:rPr>
          <w:rStyle w:val="Accentuation"/>
          <w:rFonts w:ascii="Arial Narrow" w:hAnsi="Arial Narrow"/>
          <w:color w:val="4C4C4C"/>
          <w:sz w:val="28"/>
          <w:szCs w:val="28"/>
          <w:lang w:val="fr-FR"/>
          <w:rPrChange w:id="391" w:author="Salim Azim ASSANI" w:date="2018-02-14T15:57:00Z">
            <w:rPr>
              <w:rStyle w:val="Accentuation"/>
              <w:color w:val="4C4C4C"/>
              <w:sz w:val="23"/>
              <w:szCs w:val="23"/>
              <w:lang w:val="fr-FR"/>
            </w:rPr>
          </w:rPrChange>
        </w:rPr>
        <w:t>/ un disque non système</w:t>
      </w:r>
      <w:r w:rsidRPr="009315CE">
        <w:rPr>
          <w:rFonts w:ascii="Arial Narrow" w:hAnsi="Arial Narrow"/>
          <w:color w:val="4C4C4C"/>
          <w:sz w:val="28"/>
          <w:szCs w:val="28"/>
          <w:lang w:val="fr-FR"/>
          <w:rPrChange w:id="392" w:author="Salim Azim ASSANI" w:date="2018-02-14T15:57:00Z">
            <w:rPr>
              <w:color w:val="4C4C4C"/>
              <w:sz w:val="23"/>
              <w:szCs w:val="23"/>
              <w:lang w:val="fr-FR"/>
            </w:rPr>
          </w:rPrChange>
        </w:rPr>
        <w:t xml:space="preserve"> », </w:t>
      </w:r>
      <w:ins w:id="393" w:author="Niavo1" w:date="2018-03-12T10:46:00Z">
        <w:r w:rsidR="00533012">
          <w:rPr>
            <w:rFonts w:ascii="Arial Narrow" w:hAnsi="Arial Narrow"/>
            <w:color w:val="4C4C4C"/>
            <w:sz w:val="28"/>
            <w:szCs w:val="28"/>
            <w:lang w:val="fr-FR"/>
          </w:rPr>
          <w:t xml:space="preserve">si vous désirez </w:t>
        </w:r>
      </w:ins>
      <w:r w:rsidRPr="009315CE">
        <w:rPr>
          <w:rFonts w:ascii="Arial Narrow" w:hAnsi="Arial Narrow"/>
          <w:color w:val="4C4C4C"/>
          <w:sz w:val="28"/>
          <w:szCs w:val="28"/>
          <w:lang w:val="fr-FR"/>
          <w:rPrChange w:id="394" w:author="Salim Azim ASSANI" w:date="2018-02-14T15:57:00Z">
            <w:rPr>
              <w:color w:val="4C4C4C"/>
              <w:sz w:val="23"/>
              <w:szCs w:val="23"/>
              <w:lang w:val="fr-FR"/>
            </w:rPr>
          </w:rPrChange>
        </w:rPr>
        <w:t>créer un volume complet sur un espace disque disponible tel que une clé USB, une partition de disque non-utilisée</w:t>
      </w:r>
      <w:ins w:id="395" w:author="Niavo1" w:date="2018-03-12T10:46:00Z">
        <w:r w:rsidR="00533012">
          <w:rPr>
            <w:rFonts w:ascii="Arial Narrow" w:hAnsi="Arial Narrow"/>
            <w:color w:val="4C4C4C"/>
            <w:sz w:val="28"/>
            <w:szCs w:val="28"/>
            <w:lang w:val="fr-FR"/>
          </w:rPr>
          <w:t xml:space="preserve"> ou</w:t>
        </w:r>
      </w:ins>
      <w:del w:id="396" w:author="Niavo1" w:date="2018-03-12T10:46:00Z">
        <w:r w:rsidRPr="009315CE" w:rsidDel="00533012">
          <w:rPr>
            <w:rFonts w:ascii="Arial Narrow" w:hAnsi="Arial Narrow"/>
            <w:color w:val="4C4C4C"/>
            <w:sz w:val="28"/>
            <w:szCs w:val="28"/>
            <w:lang w:val="fr-FR"/>
            <w:rPrChange w:id="397"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398" w:author="Salim Azim ASSANI" w:date="2018-02-14T15:57:00Z">
            <w:rPr>
              <w:color w:val="4C4C4C"/>
              <w:sz w:val="23"/>
              <w:szCs w:val="23"/>
              <w:lang w:val="fr-FR"/>
            </w:rPr>
          </w:rPrChange>
        </w:rPr>
        <w:t xml:space="preserve"> un disque externe</w:t>
      </w:r>
      <w:ins w:id="399" w:author="Niavo1" w:date="2018-03-12T10:47:00Z">
        <w:r w:rsidR="00533012">
          <w:rPr>
            <w:rFonts w:ascii="Arial Narrow" w:hAnsi="Arial Narrow"/>
            <w:color w:val="4C4C4C"/>
            <w:sz w:val="28"/>
            <w:szCs w:val="28"/>
            <w:lang w:val="fr-FR"/>
          </w:rPr>
          <w:t>.</w:t>
        </w:r>
      </w:ins>
    </w:p>
    <w:p w14:paraId="52114728" w14:textId="3579A615"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400" w:author="Salim Azim ASSANI" w:date="2018-02-14T15:57:00Z">
            <w:rPr>
              <w:color w:val="4C4C4C"/>
              <w:sz w:val="23"/>
              <w:szCs w:val="23"/>
              <w:lang w:val="fr-FR"/>
            </w:rPr>
          </w:rPrChange>
        </w:rPr>
      </w:pPr>
      <w:r w:rsidRPr="009315CE">
        <w:rPr>
          <w:rFonts w:ascii="Arial Narrow" w:hAnsi="Arial Narrow"/>
          <w:color w:val="4C4C4C"/>
          <w:sz w:val="28"/>
          <w:szCs w:val="28"/>
          <w:lang w:val="fr-FR"/>
          <w:rPrChange w:id="401" w:author="Salim Azim ASSANI" w:date="2018-02-14T15:57:00Z">
            <w:rPr>
              <w:color w:val="4C4C4C"/>
              <w:sz w:val="23"/>
              <w:szCs w:val="23"/>
              <w:lang w:val="fr-FR"/>
            </w:rPr>
          </w:rPrChange>
        </w:rPr>
        <w:t>3 – « </w:t>
      </w:r>
      <w:r w:rsidRPr="009315CE">
        <w:rPr>
          <w:rStyle w:val="Accentuation"/>
          <w:rFonts w:ascii="Arial Narrow" w:hAnsi="Arial Narrow"/>
          <w:color w:val="4C4C4C"/>
          <w:sz w:val="28"/>
          <w:szCs w:val="28"/>
          <w:lang w:val="fr-FR"/>
          <w:rPrChange w:id="402" w:author="Salim Azim ASSANI" w:date="2018-02-14T15:57:00Z">
            <w:rPr>
              <w:rStyle w:val="Accentuation"/>
              <w:color w:val="4C4C4C"/>
              <w:sz w:val="23"/>
              <w:szCs w:val="23"/>
              <w:lang w:val="fr-FR"/>
            </w:rPr>
          </w:rPrChange>
        </w:rPr>
        <w:t>Chiffrer la partition ou l’intégralité du disque système</w:t>
      </w:r>
      <w:r w:rsidRPr="009315CE">
        <w:rPr>
          <w:rFonts w:ascii="Arial Narrow" w:hAnsi="Arial Narrow"/>
          <w:color w:val="4C4C4C"/>
          <w:sz w:val="28"/>
          <w:szCs w:val="28"/>
          <w:lang w:val="fr-FR"/>
          <w:rPrChange w:id="403" w:author="Salim Azim ASSANI" w:date="2018-02-14T15:57:00Z">
            <w:rPr>
              <w:color w:val="4C4C4C"/>
              <w:sz w:val="23"/>
              <w:szCs w:val="23"/>
              <w:lang w:val="fr-FR"/>
            </w:rPr>
          </w:rPrChange>
        </w:rPr>
        <w:t xml:space="preserve"> », </w:t>
      </w:r>
      <w:ins w:id="404" w:author="Niavo1" w:date="2018-03-12T10:47:00Z">
        <w:r w:rsidR="00533012">
          <w:rPr>
            <w:rFonts w:ascii="Arial Narrow" w:hAnsi="Arial Narrow"/>
            <w:color w:val="4C4C4C"/>
            <w:sz w:val="28"/>
            <w:szCs w:val="28"/>
            <w:lang w:val="fr-FR"/>
          </w:rPr>
          <w:t xml:space="preserve">pour </w:t>
        </w:r>
      </w:ins>
      <w:r w:rsidRPr="009315CE">
        <w:rPr>
          <w:rFonts w:ascii="Arial Narrow" w:hAnsi="Arial Narrow"/>
          <w:color w:val="4C4C4C"/>
          <w:sz w:val="28"/>
          <w:szCs w:val="28"/>
          <w:lang w:val="fr-FR"/>
          <w:rPrChange w:id="405" w:author="Salim Azim ASSANI" w:date="2018-02-14T15:57:00Z">
            <w:rPr>
              <w:color w:val="4C4C4C"/>
              <w:sz w:val="23"/>
              <w:szCs w:val="23"/>
              <w:lang w:val="fr-FR"/>
            </w:rPr>
          </w:rPrChange>
        </w:rPr>
        <w:t xml:space="preserve">modifier une partition actuelle </w:t>
      </w:r>
      <w:del w:id="406" w:author="Niavo1" w:date="2018-03-12T10:47:00Z">
        <w:r w:rsidRPr="009315CE" w:rsidDel="00533012">
          <w:rPr>
            <w:rFonts w:ascii="Arial Narrow" w:hAnsi="Arial Narrow"/>
            <w:color w:val="4C4C4C"/>
            <w:sz w:val="28"/>
            <w:szCs w:val="28"/>
            <w:lang w:val="fr-FR"/>
            <w:rPrChange w:id="407" w:author="Salim Azim ASSANI" w:date="2018-02-14T15:57:00Z">
              <w:rPr>
                <w:color w:val="4C4C4C"/>
                <w:sz w:val="23"/>
                <w:szCs w:val="23"/>
                <w:lang w:val="fr-FR"/>
              </w:rPr>
            </w:rPrChange>
          </w:rPr>
          <w:delText xml:space="preserve">pour </w:delText>
        </w:r>
      </w:del>
      <w:ins w:id="408" w:author="Niavo1" w:date="2018-03-12T10:47:00Z">
        <w:r w:rsidR="00533012">
          <w:rPr>
            <w:rFonts w:ascii="Arial Narrow" w:hAnsi="Arial Narrow"/>
            <w:color w:val="4C4C4C"/>
            <w:sz w:val="28"/>
            <w:szCs w:val="28"/>
            <w:lang w:val="fr-FR"/>
          </w:rPr>
          <w:t>afin de</w:t>
        </w:r>
        <w:r w:rsidR="00533012" w:rsidRPr="009315CE">
          <w:rPr>
            <w:rFonts w:ascii="Arial Narrow" w:hAnsi="Arial Narrow"/>
            <w:color w:val="4C4C4C"/>
            <w:sz w:val="28"/>
            <w:szCs w:val="28"/>
            <w:lang w:val="fr-FR"/>
            <w:rPrChange w:id="409" w:author="Salim Azim ASSANI" w:date="2018-02-14T15:57:00Z">
              <w:rPr>
                <w:color w:val="4C4C4C"/>
                <w:sz w:val="23"/>
                <w:szCs w:val="23"/>
                <w:lang w:val="fr-FR"/>
              </w:rPr>
            </w:rPrChange>
          </w:rPr>
          <w:t xml:space="preserve"> </w:t>
        </w:r>
      </w:ins>
      <w:r w:rsidRPr="009315CE">
        <w:rPr>
          <w:rFonts w:ascii="Arial Narrow" w:hAnsi="Arial Narrow"/>
          <w:color w:val="4C4C4C"/>
          <w:sz w:val="28"/>
          <w:szCs w:val="28"/>
          <w:lang w:val="fr-FR"/>
          <w:rPrChange w:id="410" w:author="Salim Azim ASSANI" w:date="2018-02-14T15:57:00Z">
            <w:rPr>
              <w:color w:val="4C4C4C"/>
              <w:sz w:val="23"/>
              <w:szCs w:val="23"/>
              <w:lang w:val="fr-FR"/>
            </w:rPr>
          </w:rPrChange>
        </w:rPr>
        <w:t>la rendre chiffrée en totalité. Cette partition peut-être la partition système ou le disque système.</w:t>
      </w:r>
    </w:p>
    <w:p w14:paraId="66F99C71" w14:textId="58F7CE71" w:rsidR="0052331A" w:rsidRPr="00533012" w:rsidRDefault="0052331A" w:rsidP="0052331A">
      <w:pPr>
        <w:pStyle w:val="NormalWeb"/>
        <w:shd w:val="clear" w:color="auto" w:fill="FFFFFF"/>
        <w:spacing w:before="0" w:beforeAutospacing="0" w:after="150" w:afterAutospacing="0"/>
        <w:rPr>
          <w:rFonts w:ascii="Arial Narrow" w:hAnsi="Arial Narrow"/>
          <w:b/>
          <w:color w:val="4C4C4C"/>
          <w:sz w:val="28"/>
          <w:szCs w:val="28"/>
          <w:lang w:val="fr-FR"/>
          <w:rPrChange w:id="411" w:author="Niavo1" w:date="2018-03-12T10:47:00Z">
            <w:rPr>
              <w:color w:val="4C4C4C"/>
              <w:sz w:val="23"/>
              <w:szCs w:val="23"/>
              <w:lang w:val="fr-FR"/>
            </w:rPr>
          </w:rPrChange>
        </w:rPr>
      </w:pPr>
      <w:r w:rsidRPr="009315CE">
        <w:rPr>
          <w:rFonts w:ascii="Arial Narrow" w:hAnsi="Arial Narrow"/>
          <w:color w:val="4C4C4C"/>
          <w:sz w:val="28"/>
          <w:szCs w:val="28"/>
          <w:lang w:val="fr-FR"/>
          <w:rPrChange w:id="412" w:author="Salim Azim ASSANI" w:date="2018-02-14T15:57:00Z">
            <w:rPr>
              <w:color w:val="4C4C4C"/>
              <w:sz w:val="23"/>
              <w:szCs w:val="23"/>
              <w:lang w:val="fr-FR"/>
            </w:rPr>
          </w:rPrChange>
        </w:rPr>
        <w:t> </w:t>
      </w:r>
      <w:r w:rsidRPr="00533012">
        <w:rPr>
          <w:rFonts w:ascii="Arial Narrow" w:hAnsi="Arial Narrow"/>
          <w:b/>
          <w:color w:val="4C4C4C"/>
          <w:sz w:val="28"/>
          <w:szCs w:val="28"/>
          <w:lang w:val="fr-FR"/>
          <w:rPrChange w:id="413" w:author="Niavo1" w:date="2018-03-12T10:47:00Z">
            <w:rPr>
              <w:color w:val="4C4C4C"/>
              <w:sz w:val="23"/>
              <w:szCs w:val="23"/>
              <w:lang w:val="fr-FR"/>
            </w:rPr>
          </w:rPrChange>
        </w:rPr>
        <w:t>Ces 3 choix définissent ce à quoi ressemblera le container chiffré qui stockera les fichiers chiffrés.</w:t>
      </w:r>
    </w:p>
    <w:p w14:paraId="6C69E05A" w14:textId="36AC102E"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414" w:author="Salim Azim ASSANI" w:date="2018-02-14T15:57:00Z">
            <w:rPr>
              <w:color w:val="4C4C4C"/>
              <w:sz w:val="23"/>
              <w:szCs w:val="23"/>
              <w:lang w:val="fr-FR"/>
            </w:rPr>
          </w:rPrChange>
        </w:rPr>
      </w:pPr>
      <w:r w:rsidRPr="009315CE">
        <w:rPr>
          <w:rFonts w:ascii="Arial Narrow" w:hAnsi="Arial Narrow"/>
          <w:color w:val="4C4C4C"/>
          <w:sz w:val="28"/>
          <w:szCs w:val="28"/>
          <w:lang w:val="fr-FR"/>
          <w:rPrChange w:id="415" w:author="Salim Azim ASSANI" w:date="2018-02-14T15:57:00Z">
            <w:rPr>
              <w:color w:val="4C4C4C"/>
              <w:sz w:val="23"/>
              <w:szCs w:val="23"/>
              <w:lang w:val="fr-FR"/>
            </w:rPr>
          </w:rPrChange>
        </w:rPr>
        <w:t> Choisissons la première option</w:t>
      </w:r>
      <w:ins w:id="416" w:author="Niavo1" w:date="2018-03-12T10:48:00Z">
        <w:r w:rsidR="00375697">
          <w:rPr>
            <w:rFonts w:ascii="Arial Narrow" w:hAnsi="Arial Narrow"/>
            <w:color w:val="4C4C4C"/>
            <w:sz w:val="28"/>
            <w:szCs w:val="28"/>
            <w:lang w:val="fr-FR"/>
          </w:rPr>
          <w:t xml:space="preserve"> notamment </w:t>
        </w:r>
        <w:r w:rsidR="00375697" w:rsidRPr="003065B3">
          <w:rPr>
            <w:rFonts w:ascii="Arial Narrow" w:hAnsi="Arial Narrow"/>
            <w:color w:val="4C4C4C"/>
            <w:sz w:val="28"/>
            <w:szCs w:val="28"/>
            <w:lang w:val="fr-FR"/>
          </w:rPr>
          <w:t>« </w:t>
        </w:r>
        <w:r w:rsidR="00375697" w:rsidRPr="003065B3">
          <w:rPr>
            <w:rStyle w:val="Accentuation"/>
            <w:rFonts w:ascii="Arial Narrow" w:hAnsi="Arial Narrow"/>
            <w:color w:val="4C4C4C"/>
            <w:sz w:val="28"/>
            <w:szCs w:val="28"/>
            <w:lang w:val="fr-FR"/>
          </w:rPr>
          <w:t>Créer un fichier conteneur</w:t>
        </w:r>
        <w:r w:rsidR="00375697" w:rsidRPr="003065B3">
          <w:rPr>
            <w:rFonts w:ascii="Arial Narrow" w:hAnsi="Arial Narrow"/>
            <w:color w:val="4C4C4C"/>
            <w:sz w:val="28"/>
            <w:szCs w:val="28"/>
            <w:lang w:val="fr-FR"/>
          </w:rPr>
          <w:t>  chiffré</w:t>
        </w:r>
        <w:r w:rsidR="00375697">
          <w:rPr>
            <w:rFonts w:ascii="Arial Narrow" w:hAnsi="Arial Narrow"/>
            <w:color w:val="4C4C4C"/>
            <w:sz w:val="28"/>
            <w:szCs w:val="28"/>
            <w:lang w:val="fr-FR"/>
          </w:rPr>
          <w:t xml:space="preserve"> </w:t>
        </w:r>
        <w:r w:rsidR="00375697" w:rsidRPr="003065B3">
          <w:rPr>
            <w:rFonts w:ascii="Arial Narrow" w:hAnsi="Arial Narrow"/>
            <w:color w:val="4C4C4C"/>
            <w:sz w:val="28"/>
            <w:szCs w:val="28"/>
            <w:lang w:val="fr-FR"/>
          </w:rPr>
          <w:t>»</w:t>
        </w:r>
        <w:r w:rsidR="00375697">
          <w:rPr>
            <w:rFonts w:ascii="Arial Narrow" w:hAnsi="Arial Narrow"/>
            <w:color w:val="4C4C4C"/>
            <w:sz w:val="28"/>
            <w:szCs w:val="28"/>
            <w:lang w:val="fr-FR"/>
          </w:rPr>
          <w:t>.</w:t>
        </w:r>
      </w:ins>
      <w:del w:id="417" w:author="Niavo1" w:date="2018-03-12T10:48:00Z">
        <w:r w:rsidRPr="009315CE" w:rsidDel="00375697">
          <w:rPr>
            <w:rFonts w:ascii="Arial Narrow" w:hAnsi="Arial Narrow"/>
            <w:color w:val="4C4C4C"/>
            <w:sz w:val="28"/>
            <w:szCs w:val="28"/>
            <w:lang w:val="fr-FR"/>
            <w:rPrChange w:id="418" w:author="Salim Azim ASSANI" w:date="2018-02-14T15:57:00Z">
              <w:rPr>
                <w:color w:val="4C4C4C"/>
                <w:sz w:val="23"/>
                <w:szCs w:val="23"/>
                <w:lang w:val="fr-FR"/>
              </w:rPr>
            </w:rPrChange>
          </w:rPr>
          <w:delText>.</w:delText>
        </w:r>
      </w:del>
    </w:p>
    <w:p w14:paraId="4A0808B3" w14:textId="2CFE0278"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419" w:author="Salim Azim ASSANI" w:date="2018-02-14T15:57:00Z">
            <w:rPr>
              <w:color w:val="4C4C4C"/>
              <w:sz w:val="23"/>
              <w:szCs w:val="23"/>
              <w:lang w:val="fr-FR"/>
            </w:rPr>
          </w:rPrChange>
        </w:rPr>
      </w:pPr>
      <w:r w:rsidRPr="009315CE">
        <w:rPr>
          <w:rFonts w:ascii="Arial Narrow" w:hAnsi="Arial Narrow"/>
          <w:color w:val="4C4C4C"/>
          <w:sz w:val="28"/>
          <w:szCs w:val="28"/>
          <w:lang w:val="fr-FR"/>
          <w:rPrChange w:id="420" w:author="Salim Azim ASSANI" w:date="2018-02-14T15:57:00Z">
            <w:rPr>
              <w:color w:val="4C4C4C"/>
              <w:sz w:val="23"/>
              <w:szCs w:val="23"/>
              <w:lang w:val="fr-FR"/>
            </w:rPr>
          </w:rPrChange>
        </w:rPr>
        <w:t> L’écran suivant vous propose deux options (disponibles également pour les autres choix précédents) :</w:t>
      </w:r>
    </w:p>
    <w:p w14:paraId="31429FBB" w14:textId="54D8FF75"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rPrChange w:id="421" w:author="Salim Azim ASSANI" w:date="2018-02-14T15:57:00Z">
            <w:rPr>
              <w:color w:val="4C4C4C"/>
              <w:sz w:val="23"/>
              <w:szCs w:val="23"/>
            </w:rPr>
          </w:rPrChange>
        </w:rPr>
      </w:pPr>
      <w:del w:id="422" w:author="Salim Azim ASSANI" w:date="2018-02-14T09:25:00Z">
        <w:r w:rsidRPr="009315CE" w:rsidDel="00E25529">
          <w:rPr>
            <w:rFonts w:ascii="Arial Narrow" w:hAnsi="Arial Narrow"/>
            <w:noProof/>
            <w:color w:val="618EBA"/>
            <w:sz w:val="28"/>
            <w:szCs w:val="28"/>
            <w:lang w:val="fr-FR" w:eastAsia="fr-FR"/>
            <w:rPrChange w:id="423" w:author="Salim Azim ASSANI" w:date="2018-02-14T15:57:00Z">
              <w:rPr>
                <w:noProof/>
                <w:color w:val="618EBA"/>
                <w:sz w:val="23"/>
                <w:szCs w:val="23"/>
                <w:lang w:val="fr-FR" w:eastAsia="fr-FR"/>
              </w:rPr>
            </w:rPrChange>
          </w:rPr>
          <w:lastRenderedPageBreak/>
          <w:drawing>
            <wp:inline distT="0" distB="0" distL="0" distR="0" wp14:anchorId="377E190B" wp14:editId="6B412519">
              <wp:extent cx="5857875" cy="3543300"/>
              <wp:effectExtent l="0" t="0" r="9525" b="0"/>
              <wp:docPr id="6" name="Picture 6" descr="Capture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543300"/>
                      </a:xfrm>
                      <a:prstGeom prst="rect">
                        <a:avLst/>
                      </a:prstGeom>
                      <a:noFill/>
                      <a:ln>
                        <a:noFill/>
                      </a:ln>
                    </pic:spPr>
                  </pic:pic>
                </a:graphicData>
              </a:graphic>
            </wp:inline>
          </w:drawing>
        </w:r>
      </w:del>
      <w:ins w:id="424" w:author="Salim Azim ASSANI" w:date="2018-02-14T09:26:00Z">
        <w:r w:rsidR="00E25529" w:rsidRPr="009315CE">
          <w:rPr>
            <w:rFonts w:ascii="Arial Narrow" w:hAnsi="Arial Narrow"/>
            <w:noProof/>
            <w:color w:val="4C4C4C"/>
            <w:sz w:val="28"/>
            <w:szCs w:val="28"/>
            <w:lang w:val="fr-FR" w:eastAsia="fr-FR"/>
            <w:rPrChange w:id="425" w:author="Salim Azim ASSANI" w:date="2018-02-14T15:57:00Z">
              <w:rPr>
                <w:noProof/>
                <w:color w:val="4C4C4C"/>
                <w:sz w:val="23"/>
                <w:szCs w:val="23"/>
                <w:lang w:val="fr-FR" w:eastAsia="fr-FR"/>
              </w:rPr>
            </w:rPrChange>
          </w:rPr>
          <w:drawing>
            <wp:inline distT="0" distB="0" distL="0" distR="0" wp14:anchorId="23CD0A37" wp14:editId="60EE74E5">
              <wp:extent cx="4636135" cy="2804386"/>
              <wp:effectExtent l="0" t="0" r="1206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6.png"/>
                      <pic:cNvPicPr/>
                    </pic:nvPicPr>
                    <pic:blipFill>
                      <a:blip r:embed="rId16">
                        <a:extLst>
                          <a:ext uri="{28A0092B-C50C-407E-A947-70E740481C1C}">
                            <a14:useLocalDpi xmlns:a14="http://schemas.microsoft.com/office/drawing/2010/main" val="0"/>
                          </a:ext>
                        </a:extLst>
                      </a:blip>
                      <a:stretch>
                        <a:fillRect/>
                      </a:stretch>
                    </pic:blipFill>
                    <pic:spPr>
                      <a:xfrm>
                        <a:off x="0" y="0"/>
                        <a:ext cx="4637616" cy="2805282"/>
                      </a:xfrm>
                      <a:prstGeom prst="rect">
                        <a:avLst/>
                      </a:prstGeom>
                    </pic:spPr>
                  </pic:pic>
                </a:graphicData>
              </a:graphic>
            </wp:inline>
          </w:drawing>
        </w:r>
      </w:ins>
    </w:p>
    <w:p w14:paraId="63F6A791" w14:textId="75CB96EA"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426" w:author="Salim Azim ASSANI" w:date="2018-02-14T15:57:00Z">
            <w:rPr>
              <w:color w:val="4C4C4C"/>
              <w:sz w:val="23"/>
              <w:szCs w:val="23"/>
              <w:lang w:val="fr-FR"/>
            </w:rPr>
          </w:rPrChange>
        </w:rPr>
      </w:pPr>
      <w:r w:rsidRPr="009315CE">
        <w:rPr>
          <w:rFonts w:ascii="Arial Narrow" w:hAnsi="Arial Narrow"/>
          <w:color w:val="4C4C4C"/>
          <w:sz w:val="28"/>
          <w:szCs w:val="28"/>
          <w:lang w:val="fr-FR"/>
          <w:rPrChange w:id="427" w:author="Salim Azim ASSANI" w:date="2018-02-14T15:57:00Z">
            <w:rPr>
              <w:color w:val="4C4C4C"/>
              <w:sz w:val="23"/>
              <w:szCs w:val="23"/>
              <w:lang w:val="fr-FR"/>
            </w:rPr>
          </w:rPrChange>
        </w:rPr>
        <w:t>–  </w:t>
      </w:r>
      <w:r w:rsidRPr="009315CE">
        <w:rPr>
          <w:rStyle w:val="Accentuation"/>
          <w:rFonts w:ascii="Arial Narrow" w:hAnsi="Arial Narrow"/>
          <w:color w:val="4C4C4C"/>
          <w:sz w:val="28"/>
          <w:szCs w:val="28"/>
          <w:lang w:val="fr-FR"/>
          <w:rPrChange w:id="428" w:author="Salim Azim ASSANI" w:date="2018-02-14T15:57:00Z">
            <w:rPr>
              <w:rStyle w:val="Accentuation"/>
              <w:color w:val="4C4C4C"/>
              <w:sz w:val="23"/>
              <w:szCs w:val="23"/>
              <w:lang w:val="fr-FR"/>
            </w:rPr>
          </w:rPrChange>
        </w:rPr>
        <w:t xml:space="preserve">Standard </w:t>
      </w:r>
      <w:proofErr w:type="spellStart"/>
      <w:r w:rsidRPr="009315CE">
        <w:rPr>
          <w:rStyle w:val="Accentuation"/>
          <w:rFonts w:ascii="Arial Narrow" w:hAnsi="Arial Narrow"/>
          <w:color w:val="4C4C4C"/>
          <w:sz w:val="28"/>
          <w:szCs w:val="28"/>
          <w:lang w:val="fr-FR"/>
          <w:rPrChange w:id="429" w:author="Salim Azim ASSANI" w:date="2018-02-14T15:57:00Z">
            <w:rPr>
              <w:rStyle w:val="Accentuation"/>
              <w:color w:val="4C4C4C"/>
              <w:sz w:val="23"/>
              <w:szCs w:val="23"/>
              <w:lang w:val="fr-FR"/>
            </w:rPr>
          </w:rPrChange>
        </w:rPr>
        <w:t>TrueCrypt</w:t>
      </w:r>
      <w:proofErr w:type="spellEnd"/>
      <w:r w:rsidRPr="009315CE">
        <w:rPr>
          <w:rStyle w:val="Accentuation"/>
          <w:rFonts w:ascii="Arial Narrow" w:hAnsi="Arial Narrow"/>
          <w:color w:val="4C4C4C"/>
          <w:sz w:val="28"/>
          <w:szCs w:val="28"/>
          <w:lang w:val="fr-FR"/>
          <w:rPrChange w:id="430" w:author="Salim Azim ASSANI" w:date="2018-02-14T15:57:00Z">
            <w:rPr>
              <w:rStyle w:val="Accentuation"/>
              <w:color w:val="4C4C4C"/>
              <w:sz w:val="23"/>
              <w:szCs w:val="23"/>
              <w:lang w:val="fr-FR"/>
            </w:rPr>
          </w:rPrChange>
        </w:rPr>
        <w:t xml:space="preserve"> Volume</w:t>
      </w:r>
      <w:r w:rsidRPr="009315CE">
        <w:rPr>
          <w:rFonts w:ascii="Arial Narrow" w:hAnsi="Arial Narrow"/>
          <w:color w:val="4C4C4C"/>
          <w:sz w:val="28"/>
          <w:szCs w:val="28"/>
          <w:lang w:val="fr-FR"/>
          <w:rPrChange w:id="431" w:author="Salim Azim ASSANI" w:date="2018-02-14T15:57:00Z">
            <w:rPr>
              <w:color w:val="4C4C4C"/>
              <w:sz w:val="23"/>
              <w:szCs w:val="23"/>
              <w:lang w:val="fr-FR"/>
            </w:rPr>
          </w:rPrChange>
        </w:rPr>
        <w:t xml:space="preserve"> : globalement, vous allez créer un espace (fichier ou partition) qui sera visible en tant qu’élément chiffré. </w:t>
      </w:r>
      <w:del w:id="432" w:author="Niavo1" w:date="2018-03-12T10:49:00Z">
        <w:r w:rsidRPr="009315CE" w:rsidDel="00375697">
          <w:rPr>
            <w:rFonts w:ascii="Arial Narrow" w:hAnsi="Arial Narrow"/>
            <w:color w:val="4C4C4C"/>
            <w:sz w:val="28"/>
            <w:szCs w:val="28"/>
            <w:lang w:val="fr-FR"/>
            <w:rPrChange w:id="433" w:author="Salim Azim ASSANI" w:date="2018-02-14T15:57:00Z">
              <w:rPr>
                <w:color w:val="4C4C4C"/>
                <w:sz w:val="23"/>
                <w:szCs w:val="23"/>
                <w:lang w:val="fr-FR"/>
              </w:rPr>
            </w:rPrChange>
          </w:rPr>
          <w:delText>Traditionnel…</w:delText>
        </w:r>
      </w:del>
      <w:ins w:id="434" w:author="Niavo1" w:date="2018-03-12T10:49:00Z">
        <w:r w:rsidR="00375697">
          <w:rPr>
            <w:rFonts w:ascii="Arial Narrow" w:hAnsi="Arial Narrow"/>
            <w:color w:val="4C4C4C"/>
            <w:sz w:val="28"/>
            <w:szCs w:val="28"/>
            <w:lang w:val="fr-FR"/>
          </w:rPr>
          <w:t xml:space="preserve">C’est plus standard comme son nom l’indique. </w:t>
        </w:r>
      </w:ins>
    </w:p>
    <w:p w14:paraId="08874F54" w14:textId="06CF2BE9" w:rsidR="0052331A" w:rsidRDefault="0052331A" w:rsidP="0052331A">
      <w:pPr>
        <w:pStyle w:val="NormalWeb"/>
        <w:shd w:val="clear" w:color="auto" w:fill="FFFFFF"/>
        <w:spacing w:before="0" w:beforeAutospacing="0" w:after="150" w:afterAutospacing="0"/>
        <w:jc w:val="both"/>
        <w:rPr>
          <w:ins w:id="435" w:author="Niavo1" w:date="2018-03-12T10:50:00Z"/>
          <w:rFonts w:ascii="Arial Narrow" w:hAnsi="Arial Narrow"/>
          <w:color w:val="4C4C4C"/>
          <w:sz w:val="28"/>
          <w:szCs w:val="28"/>
          <w:lang w:val="fr-FR"/>
        </w:rPr>
      </w:pPr>
      <w:r w:rsidRPr="009315CE">
        <w:rPr>
          <w:rFonts w:ascii="Arial Narrow" w:hAnsi="Arial Narrow"/>
          <w:color w:val="4C4C4C"/>
          <w:sz w:val="28"/>
          <w:szCs w:val="28"/>
          <w:lang w:val="fr-FR"/>
          <w:rPrChange w:id="436" w:author="Salim Azim ASSANI" w:date="2018-02-14T15:57:00Z">
            <w:rPr>
              <w:color w:val="4C4C4C"/>
              <w:sz w:val="23"/>
              <w:szCs w:val="23"/>
              <w:lang w:val="fr-FR"/>
            </w:rPr>
          </w:rPrChange>
        </w:rPr>
        <w:t>–   </w:t>
      </w:r>
      <w:proofErr w:type="spellStart"/>
      <w:r w:rsidRPr="009315CE">
        <w:rPr>
          <w:rStyle w:val="Accentuation"/>
          <w:rFonts w:ascii="Arial Narrow" w:hAnsi="Arial Narrow"/>
          <w:color w:val="4C4C4C"/>
          <w:sz w:val="28"/>
          <w:szCs w:val="28"/>
          <w:lang w:val="fr-FR"/>
          <w:rPrChange w:id="437" w:author="Salim Azim ASSANI" w:date="2018-02-14T15:57:00Z">
            <w:rPr>
              <w:rStyle w:val="Accentuation"/>
              <w:color w:val="4C4C4C"/>
              <w:sz w:val="23"/>
              <w:szCs w:val="23"/>
              <w:lang w:val="fr-FR"/>
            </w:rPr>
          </w:rPrChange>
        </w:rPr>
        <w:t>Hidden</w:t>
      </w:r>
      <w:proofErr w:type="spellEnd"/>
      <w:r w:rsidRPr="009315CE">
        <w:rPr>
          <w:rStyle w:val="Accentuation"/>
          <w:rFonts w:ascii="Arial Narrow" w:hAnsi="Arial Narrow"/>
          <w:color w:val="4C4C4C"/>
          <w:sz w:val="28"/>
          <w:szCs w:val="28"/>
          <w:lang w:val="fr-FR"/>
          <w:rPrChange w:id="438" w:author="Salim Azim ASSANI" w:date="2018-02-14T15:57:00Z">
            <w:rPr>
              <w:rStyle w:val="Accentuation"/>
              <w:color w:val="4C4C4C"/>
              <w:sz w:val="23"/>
              <w:szCs w:val="23"/>
              <w:lang w:val="fr-FR"/>
            </w:rPr>
          </w:rPrChange>
        </w:rPr>
        <w:t xml:space="preserve"> </w:t>
      </w:r>
      <w:proofErr w:type="spellStart"/>
      <w:r w:rsidRPr="009315CE">
        <w:rPr>
          <w:rStyle w:val="Accentuation"/>
          <w:rFonts w:ascii="Arial Narrow" w:hAnsi="Arial Narrow"/>
          <w:color w:val="4C4C4C"/>
          <w:sz w:val="28"/>
          <w:szCs w:val="28"/>
          <w:lang w:val="fr-FR"/>
          <w:rPrChange w:id="439" w:author="Salim Azim ASSANI" w:date="2018-02-14T15:57:00Z">
            <w:rPr>
              <w:rStyle w:val="Accentuation"/>
              <w:color w:val="4C4C4C"/>
              <w:sz w:val="23"/>
              <w:szCs w:val="23"/>
              <w:lang w:val="fr-FR"/>
            </w:rPr>
          </w:rPrChange>
        </w:rPr>
        <w:t>TrueCrypt</w:t>
      </w:r>
      <w:proofErr w:type="spellEnd"/>
      <w:r w:rsidRPr="009315CE">
        <w:rPr>
          <w:rStyle w:val="Accentuation"/>
          <w:rFonts w:ascii="Arial Narrow" w:hAnsi="Arial Narrow"/>
          <w:color w:val="4C4C4C"/>
          <w:sz w:val="28"/>
          <w:szCs w:val="28"/>
          <w:lang w:val="fr-FR"/>
          <w:rPrChange w:id="440" w:author="Salim Azim ASSANI" w:date="2018-02-14T15:57:00Z">
            <w:rPr>
              <w:rStyle w:val="Accentuation"/>
              <w:color w:val="4C4C4C"/>
              <w:sz w:val="23"/>
              <w:szCs w:val="23"/>
              <w:lang w:val="fr-FR"/>
            </w:rPr>
          </w:rPrChange>
        </w:rPr>
        <w:t xml:space="preserve"> Volume</w:t>
      </w:r>
      <w:r w:rsidRPr="009315CE">
        <w:rPr>
          <w:rFonts w:ascii="Arial Narrow" w:hAnsi="Arial Narrow"/>
          <w:color w:val="4C4C4C"/>
          <w:sz w:val="28"/>
          <w:szCs w:val="28"/>
          <w:lang w:val="fr-FR"/>
          <w:rPrChange w:id="441" w:author="Salim Azim ASSANI" w:date="2018-02-14T15:57:00Z">
            <w:rPr>
              <w:color w:val="4C4C4C"/>
              <w:sz w:val="23"/>
              <w:szCs w:val="23"/>
              <w:lang w:val="fr-FR"/>
            </w:rPr>
          </w:rPrChange>
        </w:rPr>
        <w:t xml:space="preserve"> (ou mode paranoïa) : le container qui recevra les fichiers chiffrés sera </w:t>
      </w:r>
      <w:ins w:id="442" w:author="Niavo1" w:date="2018-03-12T10:49:00Z">
        <w:r w:rsidR="00375697">
          <w:rPr>
            <w:rFonts w:ascii="Arial Narrow" w:hAnsi="Arial Narrow"/>
            <w:color w:val="4C4C4C"/>
            <w:sz w:val="28"/>
            <w:szCs w:val="28"/>
            <w:lang w:val="fr-FR"/>
          </w:rPr>
          <w:t>« </w:t>
        </w:r>
      </w:ins>
      <w:del w:id="443" w:author="Niavo1" w:date="2018-03-12T10:49:00Z">
        <w:r w:rsidRPr="009315CE" w:rsidDel="00375697">
          <w:rPr>
            <w:rFonts w:ascii="Arial Narrow" w:hAnsi="Arial Narrow"/>
            <w:color w:val="4C4C4C"/>
            <w:sz w:val="28"/>
            <w:szCs w:val="28"/>
            <w:lang w:val="fr-FR"/>
            <w:rPrChange w:id="444"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445" w:author="Salim Azim ASSANI" w:date="2018-02-14T15:57:00Z">
            <w:rPr>
              <w:color w:val="4C4C4C"/>
              <w:sz w:val="23"/>
              <w:szCs w:val="23"/>
              <w:lang w:val="fr-FR"/>
            </w:rPr>
          </w:rPrChange>
        </w:rPr>
        <w:t>invisible</w:t>
      </w:r>
      <w:ins w:id="446" w:author="Niavo1" w:date="2018-03-12T10:49:00Z">
        <w:r w:rsidR="00375697">
          <w:rPr>
            <w:rFonts w:ascii="Arial Narrow" w:hAnsi="Arial Narrow"/>
            <w:color w:val="4C4C4C"/>
            <w:sz w:val="28"/>
            <w:szCs w:val="28"/>
            <w:lang w:val="fr-FR"/>
          </w:rPr>
          <w:t> »</w:t>
        </w:r>
      </w:ins>
      <w:del w:id="447" w:author="Niavo1" w:date="2018-03-12T10:49:00Z">
        <w:r w:rsidRPr="009315CE" w:rsidDel="00375697">
          <w:rPr>
            <w:rFonts w:ascii="Arial Narrow" w:hAnsi="Arial Narrow"/>
            <w:color w:val="4C4C4C"/>
            <w:sz w:val="28"/>
            <w:szCs w:val="28"/>
            <w:lang w:val="fr-FR"/>
            <w:rPrChange w:id="448" w:author="Salim Azim ASSANI" w:date="2018-02-14T15:57:00Z">
              <w:rPr>
                <w:color w:val="4C4C4C"/>
                <w:sz w:val="23"/>
                <w:szCs w:val="23"/>
                <w:lang w:val="fr-FR"/>
              </w:rPr>
            </w:rPrChange>
          </w:rPr>
          <w:delText>’</w:delText>
        </w:r>
      </w:del>
      <w:ins w:id="449" w:author="Niavo1" w:date="2018-03-12T10:49:00Z">
        <w:r w:rsidR="00375697">
          <w:rPr>
            <w:rFonts w:ascii="Arial Narrow" w:hAnsi="Arial Narrow"/>
            <w:color w:val="4C4C4C"/>
            <w:sz w:val="28"/>
            <w:szCs w:val="28"/>
            <w:lang w:val="fr-FR"/>
          </w:rPr>
          <w:t>. C</w:t>
        </w:r>
      </w:ins>
      <w:del w:id="450" w:author="Niavo1" w:date="2018-03-12T10:49:00Z">
        <w:r w:rsidRPr="009315CE" w:rsidDel="00375697">
          <w:rPr>
            <w:rFonts w:ascii="Arial Narrow" w:hAnsi="Arial Narrow"/>
            <w:color w:val="4C4C4C"/>
            <w:sz w:val="28"/>
            <w:szCs w:val="28"/>
            <w:lang w:val="fr-FR"/>
            <w:rPrChange w:id="451" w:author="Salim Azim ASSANI" w:date="2018-02-14T15:57:00Z">
              <w:rPr>
                <w:color w:val="4C4C4C"/>
                <w:sz w:val="23"/>
                <w:szCs w:val="23"/>
                <w:lang w:val="fr-FR"/>
              </w:rPr>
            </w:rPrChange>
          </w:rPr>
          <w:delText>, c</w:delText>
        </w:r>
      </w:del>
      <w:r w:rsidRPr="009315CE">
        <w:rPr>
          <w:rFonts w:ascii="Arial Narrow" w:hAnsi="Arial Narrow"/>
          <w:color w:val="4C4C4C"/>
          <w:sz w:val="28"/>
          <w:szCs w:val="28"/>
          <w:lang w:val="fr-FR"/>
          <w:rPrChange w:id="452" w:author="Salim Azim ASSANI" w:date="2018-02-14T15:57:00Z">
            <w:rPr>
              <w:color w:val="4C4C4C"/>
              <w:sz w:val="23"/>
              <w:szCs w:val="23"/>
              <w:lang w:val="fr-FR"/>
            </w:rPr>
          </w:rPrChange>
        </w:rPr>
        <w:t xml:space="preserve">et espace sera plus précisément sur un espace de disque non partitionné donc non visible sous Windows. Dans le détail, c’est un schéma de fonctionnement </w:t>
      </w:r>
      <w:ins w:id="453" w:author="Niavo1" w:date="2018-03-12T10:50:00Z">
        <w:r w:rsidR="00375697">
          <w:rPr>
            <w:rFonts w:ascii="Arial Narrow" w:hAnsi="Arial Narrow"/>
            <w:color w:val="4C4C4C"/>
            <w:sz w:val="28"/>
            <w:szCs w:val="28"/>
            <w:lang w:val="fr-FR"/>
          </w:rPr>
          <w:t xml:space="preserve">un </w:t>
        </w:r>
      </w:ins>
      <w:r w:rsidRPr="009315CE">
        <w:rPr>
          <w:rFonts w:ascii="Arial Narrow" w:hAnsi="Arial Narrow"/>
          <w:color w:val="4C4C4C"/>
          <w:sz w:val="28"/>
          <w:szCs w:val="28"/>
          <w:lang w:val="fr-FR"/>
          <w:rPrChange w:id="454" w:author="Salim Azim ASSANI" w:date="2018-02-14T15:57:00Z">
            <w:rPr>
              <w:color w:val="4C4C4C"/>
              <w:sz w:val="23"/>
              <w:szCs w:val="23"/>
              <w:lang w:val="fr-FR"/>
            </w:rPr>
          </w:rPrChange>
        </w:rPr>
        <w:t>peu plus compliqué mais davantage sécurisé puisqu’une analyse rapide d’un ordinateur ne permettra pas de repérer l’existence d’un volume chiffré.</w:t>
      </w:r>
    </w:p>
    <w:p w14:paraId="731BBB5A" w14:textId="7E88CB6E" w:rsidR="00375697" w:rsidRPr="00375697" w:rsidRDefault="00375697" w:rsidP="00375697">
      <w:pPr>
        <w:pStyle w:val="NormalWeb"/>
        <w:shd w:val="clear" w:color="auto" w:fill="FFFFFF"/>
        <w:spacing w:before="0" w:beforeAutospacing="0" w:after="150" w:afterAutospacing="0"/>
        <w:rPr>
          <w:rFonts w:ascii="Arial Narrow" w:hAnsi="Arial Narrow"/>
          <w:b/>
          <w:color w:val="4C4C4C"/>
          <w:sz w:val="28"/>
          <w:szCs w:val="28"/>
          <w:lang w:val="fr-FR"/>
          <w:rPrChange w:id="455" w:author="Niavo1" w:date="2018-03-12T10:51:00Z">
            <w:rPr>
              <w:rFonts w:ascii="Arial Narrow" w:hAnsi="Arial Narrow"/>
              <w:color w:val="4C4C4C"/>
              <w:sz w:val="28"/>
              <w:szCs w:val="28"/>
              <w:lang w:val="fr-FR"/>
            </w:rPr>
          </w:rPrChange>
        </w:rPr>
      </w:pPr>
      <w:moveToRangeStart w:id="456" w:author="Niavo1" w:date="2018-03-12T10:50:00Z" w:name="move508615154"/>
      <w:moveTo w:id="457" w:author="Niavo1" w:date="2018-03-12T10:50:00Z">
        <w:r w:rsidRPr="003065B3">
          <w:rPr>
            <w:rFonts w:ascii="Arial Narrow" w:hAnsi="Arial Narrow"/>
            <w:color w:val="4C4C4C"/>
            <w:sz w:val="28"/>
            <w:szCs w:val="28"/>
            <w:lang w:val="fr-FR"/>
          </w:rPr>
          <w:t xml:space="preserve">Vous devez ensuite définir de l’emplacement de votre container (ou fichier global) qui contiendra vos éléments à protéger). Cet emplacement peut être </w:t>
        </w:r>
      </w:moveTo>
      <w:ins w:id="458" w:author="Niavo1" w:date="2018-03-12T10:50:00Z">
        <w:r>
          <w:rPr>
            <w:rFonts w:ascii="Arial Narrow" w:hAnsi="Arial Narrow"/>
            <w:color w:val="4C4C4C"/>
            <w:sz w:val="28"/>
            <w:szCs w:val="28"/>
            <w:lang w:val="fr-FR"/>
          </w:rPr>
          <w:t xml:space="preserve">sous </w:t>
        </w:r>
      </w:ins>
      <w:moveTo w:id="459" w:author="Niavo1" w:date="2018-03-12T10:50:00Z">
        <w:r w:rsidRPr="003065B3">
          <w:rPr>
            <w:rFonts w:ascii="Arial Narrow" w:hAnsi="Arial Narrow"/>
            <w:color w:val="4C4C4C"/>
            <w:sz w:val="28"/>
            <w:szCs w:val="28"/>
            <w:lang w:val="fr-FR"/>
          </w:rPr>
          <w:t>vos disque</w:t>
        </w:r>
      </w:moveTo>
      <w:ins w:id="460" w:author="Niavo1" w:date="2018-03-12T10:50:00Z">
        <w:r>
          <w:rPr>
            <w:rFonts w:ascii="Arial Narrow" w:hAnsi="Arial Narrow"/>
            <w:color w:val="4C4C4C"/>
            <w:sz w:val="28"/>
            <w:szCs w:val="28"/>
            <w:lang w:val="fr-FR"/>
          </w:rPr>
          <w:t>s</w:t>
        </w:r>
      </w:ins>
      <w:moveTo w:id="461" w:author="Niavo1" w:date="2018-03-12T10:50:00Z">
        <w:r w:rsidRPr="003065B3">
          <w:rPr>
            <w:rFonts w:ascii="Arial Narrow" w:hAnsi="Arial Narrow"/>
            <w:color w:val="4C4C4C"/>
            <w:sz w:val="28"/>
            <w:szCs w:val="28"/>
            <w:lang w:val="fr-FR"/>
          </w:rPr>
          <w:t xml:space="preserve"> </w:t>
        </w:r>
        <w:del w:id="462" w:author="Niavo1" w:date="2018-03-12T10:50:00Z">
          <w:r w:rsidRPr="003065B3" w:rsidDel="00375697">
            <w:rPr>
              <w:rFonts w:ascii="Arial Narrow" w:hAnsi="Arial Narrow"/>
              <w:color w:val="4C4C4C"/>
              <w:sz w:val="28"/>
              <w:szCs w:val="28"/>
              <w:lang w:val="fr-FR"/>
            </w:rPr>
            <w:delText>local</w:delText>
          </w:r>
        </w:del>
      </w:moveTo>
      <w:ins w:id="463" w:author="Niavo1" w:date="2018-03-12T10:50:00Z">
        <w:r>
          <w:rPr>
            <w:rFonts w:ascii="Arial Narrow" w:hAnsi="Arial Narrow"/>
            <w:color w:val="4C4C4C"/>
            <w:sz w:val="28"/>
            <w:szCs w:val="28"/>
            <w:lang w:val="fr-FR"/>
          </w:rPr>
          <w:t>locaux</w:t>
        </w:r>
      </w:ins>
      <w:moveTo w:id="464" w:author="Niavo1" w:date="2018-03-12T10:50:00Z">
        <w:r w:rsidRPr="003065B3">
          <w:rPr>
            <w:rFonts w:ascii="Arial Narrow" w:hAnsi="Arial Narrow"/>
            <w:color w:val="4C4C4C"/>
            <w:sz w:val="28"/>
            <w:szCs w:val="28"/>
            <w:lang w:val="fr-FR"/>
          </w:rPr>
          <w:t xml:space="preserve">, </w:t>
        </w:r>
      </w:moveTo>
      <w:ins w:id="465" w:author="Niavo1" w:date="2018-03-12T10:50:00Z">
        <w:r>
          <w:rPr>
            <w:rFonts w:ascii="Arial Narrow" w:hAnsi="Arial Narrow"/>
            <w:color w:val="4C4C4C"/>
            <w:sz w:val="28"/>
            <w:szCs w:val="28"/>
            <w:lang w:val="fr-FR"/>
          </w:rPr>
          <w:t xml:space="preserve">disques </w:t>
        </w:r>
      </w:ins>
      <w:moveTo w:id="466" w:author="Niavo1" w:date="2018-03-12T10:50:00Z">
        <w:r w:rsidRPr="003065B3">
          <w:rPr>
            <w:rFonts w:ascii="Arial Narrow" w:hAnsi="Arial Narrow"/>
            <w:color w:val="4C4C4C"/>
            <w:sz w:val="28"/>
            <w:szCs w:val="28"/>
            <w:lang w:val="fr-FR"/>
          </w:rPr>
          <w:t>externe</w:t>
        </w:r>
      </w:moveTo>
      <w:ins w:id="467" w:author="Niavo1" w:date="2018-03-12T10:50:00Z">
        <w:r>
          <w:rPr>
            <w:rFonts w:ascii="Arial Narrow" w:hAnsi="Arial Narrow"/>
            <w:color w:val="4C4C4C"/>
            <w:sz w:val="28"/>
            <w:szCs w:val="28"/>
            <w:lang w:val="fr-FR"/>
          </w:rPr>
          <w:t>s</w:t>
        </w:r>
      </w:ins>
      <w:moveTo w:id="468" w:author="Niavo1" w:date="2018-03-12T10:50:00Z">
        <w:r w:rsidRPr="003065B3">
          <w:rPr>
            <w:rFonts w:ascii="Arial Narrow" w:hAnsi="Arial Narrow"/>
            <w:color w:val="4C4C4C"/>
            <w:sz w:val="28"/>
            <w:szCs w:val="28"/>
            <w:lang w:val="fr-FR"/>
          </w:rPr>
          <w:t>, USB,</w:t>
        </w:r>
      </w:moveTo>
      <w:ins w:id="469" w:author="Niavo1" w:date="2018-03-12T10:51:00Z">
        <w:r>
          <w:rPr>
            <w:rFonts w:ascii="Arial Narrow" w:hAnsi="Arial Narrow"/>
            <w:color w:val="4C4C4C"/>
            <w:sz w:val="28"/>
            <w:szCs w:val="28"/>
            <w:lang w:val="fr-FR"/>
          </w:rPr>
          <w:t xml:space="preserve"> </w:t>
        </w:r>
      </w:ins>
      <w:ins w:id="470" w:author="Niavo1" w:date="2018-03-12T10:50:00Z">
        <w:r>
          <w:rPr>
            <w:rFonts w:ascii="Arial Narrow" w:hAnsi="Arial Narrow"/>
            <w:color w:val="4C4C4C"/>
            <w:sz w:val="28"/>
            <w:szCs w:val="28"/>
            <w:lang w:val="fr-FR"/>
          </w:rPr>
          <w:t>etc</w:t>
        </w:r>
      </w:ins>
      <w:ins w:id="471" w:author="Niavo1" w:date="2018-03-12T10:51:00Z">
        <w:r>
          <w:rPr>
            <w:rFonts w:ascii="Arial Narrow" w:hAnsi="Arial Narrow"/>
            <w:color w:val="4C4C4C"/>
            <w:sz w:val="28"/>
            <w:szCs w:val="28"/>
            <w:lang w:val="fr-FR"/>
          </w:rPr>
          <w:t xml:space="preserve">. </w:t>
        </w:r>
      </w:ins>
      <w:moveTo w:id="472" w:author="Niavo1" w:date="2018-03-12T10:50:00Z">
        <w:del w:id="473" w:author="Niavo1" w:date="2018-03-12T10:51:00Z">
          <w:r w:rsidRPr="003065B3" w:rsidDel="00375697">
            <w:rPr>
              <w:rFonts w:ascii="Arial Narrow" w:hAnsi="Arial Narrow"/>
              <w:color w:val="4C4C4C"/>
              <w:sz w:val="28"/>
              <w:szCs w:val="28"/>
              <w:lang w:val="fr-FR"/>
            </w:rPr>
            <w:delText>…</w:delText>
          </w:r>
        </w:del>
        <w:r w:rsidRPr="003065B3">
          <w:rPr>
            <w:rFonts w:ascii="Arial Narrow" w:hAnsi="Arial Narrow"/>
            <w:color w:val="4C4C4C"/>
            <w:sz w:val="28"/>
            <w:szCs w:val="28"/>
            <w:lang w:val="fr-FR"/>
          </w:rPr>
          <w:t xml:space="preserve"> </w:t>
        </w:r>
      </w:moveTo>
      <w:ins w:id="474" w:author="Niavo1" w:date="2018-03-12T10:51:00Z">
        <w:r>
          <w:rPr>
            <w:rFonts w:ascii="Arial Narrow" w:hAnsi="Arial Narrow"/>
            <w:color w:val="4C4C4C"/>
            <w:sz w:val="28"/>
            <w:szCs w:val="28"/>
            <w:lang w:val="fr-FR"/>
          </w:rPr>
          <w:t>P</w:t>
        </w:r>
      </w:ins>
      <w:moveTo w:id="475" w:author="Niavo1" w:date="2018-03-12T10:50:00Z">
        <w:del w:id="476" w:author="Niavo1" w:date="2018-03-12T10:51:00Z">
          <w:r w:rsidRPr="00375697" w:rsidDel="00375697">
            <w:rPr>
              <w:rFonts w:ascii="Arial Narrow" w:hAnsi="Arial Narrow"/>
              <w:color w:val="4C4C4C"/>
              <w:sz w:val="28"/>
              <w:szCs w:val="28"/>
              <w:lang w:val="fr-FR"/>
              <w:rPrChange w:id="477" w:author="Niavo1" w:date="2018-03-12T10:51:00Z">
                <w:rPr>
                  <w:rFonts w:ascii="Arial Narrow" w:hAnsi="Arial Narrow"/>
                  <w:color w:val="4C4C4C"/>
                  <w:sz w:val="28"/>
                  <w:szCs w:val="28"/>
                  <w:lang w:val="fr-FR"/>
                </w:rPr>
              </w:rPrChange>
            </w:rPr>
            <w:delText>p</w:delText>
          </w:r>
        </w:del>
        <w:r w:rsidRPr="00375697">
          <w:rPr>
            <w:rFonts w:ascii="Arial Narrow" w:hAnsi="Arial Narrow"/>
            <w:color w:val="4C4C4C"/>
            <w:sz w:val="28"/>
            <w:szCs w:val="28"/>
            <w:lang w:val="fr-FR"/>
            <w:rPrChange w:id="478" w:author="Niavo1" w:date="2018-03-12T10:51:00Z">
              <w:rPr>
                <w:rFonts w:ascii="Arial Narrow" w:hAnsi="Arial Narrow"/>
                <w:color w:val="4C4C4C"/>
                <w:sz w:val="28"/>
                <w:szCs w:val="28"/>
                <w:lang w:val="fr-FR"/>
              </w:rPr>
            </w:rPrChange>
          </w:rPr>
          <w:t>récisez un chemin</w:t>
        </w:r>
      </w:moveTo>
      <w:ins w:id="479" w:author="Niavo1" w:date="2018-03-12T10:51:00Z">
        <w:r>
          <w:rPr>
            <w:rFonts w:ascii="Arial Narrow" w:hAnsi="Arial Narrow"/>
            <w:color w:val="4C4C4C"/>
            <w:sz w:val="28"/>
            <w:szCs w:val="28"/>
            <w:lang w:val="fr-FR"/>
          </w:rPr>
          <w:t xml:space="preserve"> et</w:t>
        </w:r>
      </w:ins>
      <w:moveTo w:id="480" w:author="Niavo1" w:date="2018-03-12T10:50:00Z">
        <w:del w:id="481" w:author="Niavo1" w:date="2018-03-12T10:51:00Z">
          <w:r w:rsidRPr="00375697" w:rsidDel="00375697">
            <w:rPr>
              <w:rFonts w:ascii="Arial Narrow" w:hAnsi="Arial Narrow"/>
              <w:color w:val="4C4C4C"/>
              <w:sz w:val="28"/>
              <w:szCs w:val="28"/>
              <w:lang w:val="fr-FR"/>
              <w:rPrChange w:id="482" w:author="Niavo1" w:date="2018-03-12T10:51:00Z">
                <w:rPr>
                  <w:rFonts w:ascii="Arial Narrow" w:hAnsi="Arial Narrow"/>
                  <w:color w:val="4C4C4C"/>
                  <w:sz w:val="28"/>
                  <w:szCs w:val="28"/>
                  <w:lang w:val="fr-FR"/>
                </w:rPr>
              </w:rPrChange>
            </w:rPr>
            <w:delText>,</w:delText>
          </w:r>
        </w:del>
        <w:r w:rsidRPr="00375697">
          <w:rPr>
            <w:rFonts w:ascii="Arial Narrow" w:hAnsi="Arial Narrow"/>
            <w:color w:val="4C4C4C"/>
            <w:sz w:val="28"/>
            <w:szCs w:val="28"/>
            <w:lang w:val="fr-FR"/>
            <w:rPrChange w:id="483" w:author="Niavo1" w:date="2018-03-12T10:51:00Z">
              <w:rPr>
                <w:rFonts w:ascii="Arial Narrow" w:hAnsi="Arial Narrow"/>
                <w:color w:val="4C4C4C"/>
                <w:sz w:val="28"/>
                <w:szCs w:val="28"/>
                <w:lang w:val="fr-FR"/>
              </w:rPr>
            </w:rPrChange>
          </w:rPr>
          <w:t xml:space="preserve"> voir un nom de fichier. </w:t>
        </w:r>
        <w:r w:rsidRPr="00375697">
          <w:rPr>
            <w:rStyle w:val="Accentuation"/>
            <w:rFonts w:ascii="Arial Narrow" w:hAnsi="Arial Narrow"/>
            <w:b/>
            <w:i w:val="0"/>
            <w:color w:val="4C4C4C"/>
            <w:sz w:val="28"/>
            <w:szCs w:val="28"/>
            <w:lang w:val="fr-FR"/>
            <w:rPrChange w:id="484" w:author="Niavo1" w:date="2018-03-12T10:51:00Z">
              <w:rPr>
                <w:rStyle w:val="Accentuation"/>
                <w:rFonts w:ascii="Arial Narrow" w:hAnsi="Arial Narrow"/>
                <w:color w:val="4C4C4C"/>
                <w:sz w:val="28"/>
                <w:szCs w:val="28"/>
                <w:lang w:val="fr-FR"/>
              </w:rPr>
            </w:rPrChange>
          </w:rPr>
          <w:t>Si celui-ci existe</w:t>
        </w:r>
      </w:moveTo>
      <w:ins w:id="485" w:author="Niavo1" w:date="2018-03-12T10:51:00Z">
        <w:r>
          <w:rPr>
            <w:rStyle w:val="Accentuation"/>
            <w:rFonts w:ascii="Arial Narrow" w:hAnsi="Arial Narrow"/>
            <w:b/>
            <w:i w:val="0"/>
            <w:color w:val="4C4C4C"/>
            <w:sz w:val="28"/>
            <w:szCs w:val="28"/>
            <w:lang w:val="fr-FR"/>
          </w:rPr>
          <w:t xml:space="preserve"> déjà</w:t>
        </w:r>
      </w:ins>
      <w:moveTo w:id="486" w:author="Niavo1" w:date="2018-03-12T10:50:00Z">
        <w:r w:rsidRPr="00375697">
          <w:rPr>
            <w:rStyle w:val="Accentuation"/>
            <w:rFonts w:ascii="Arial Narrow" w:hAnsi="Arial Narrow"/>
            <w:b/>
            <w:i w:val="0"/>
            <w:color w:val="4C4C4C"/>
            <w:sz w:val="28"/>
            <w:szCs w:val="28"/>
            <w:lang w:val="fr-FR"/>
            <w:rPrChange w:id="487" w:author="Niavo1" w:date="2018-03-12T10:51:00Z">
              <w:rPr>
                <w:rStyle w:val="Accentuation"/>
                <w:rFonts w:ascii="Arial Narrow" w:hAnsi="Arial Narrow"/>
                <w:color w:val="4C4C4C"/>
                <w:sz w:val="28"/>
                <w:szCs w:val="28"/>
                <w:lang w:val="fr-FR"/>
              </w:rPr>
            </w:rPrChange>
          </w:rPr>
          <w:t>, il ne sera pas réutilisé mais </w:t>
        </w:r>
        <w:r w:rsidRPr="00375697">
          <w:rPr>
            <w:rStyle w:val="lev"/>
            <w:rFonts w:ascii="Arial Narrow" w:hAnsi="Arial Narrow"/>
            <w:iCs/>
            <w:color w:val="4C4C4C"/>
            <w:sz w:val="28"/>
            <w:szCs w:val="28"/>
            <w:lang w:val="fr-FR"/>
            <w:rPrChange w:id="488" w:author="Niavo1" w:date="2018-03-12T10:51:00Z">
              <w:rPr>
                <w:rStyle w:val="lev"/>
                <w:rFonts w:ascii="Arial Narrow" w:hAnsi="Arial Narrow"/>
                <w:i/>
                <w:iCs/>
                <w:color w:val="4C4C4C"/>
                <w:sz w:val="28"/>
                <w:szCs w:val="28"/>
                <w:lang w:val="fr-FR"/>
              </w:rPr>
            </w:rPrChange>
          </w:rPr>
          <w:t>écrasé</w:t>
        </w:r>
        <w:r w:rsidRPr="00375697">
          <w:rPr>
            <w:rStyle w:val="Accentuation"/>
            <w:rFonts w:ascii="Arial Narrow" w:hAnsi="Arial Narrow"/>
            <w:b/>
            <w:i w:val="0"/>
            <w:color w:val="4C4C4C"/>
            <w:sz w:val="28"/>
            <w:szCs w:val="28"/>
            <w:lang w:val="fr-FR"/>
            <w:rPrChange w:id="489" w:author="Niavo1" w:date="2018-03-12T10:51:00Z">
              <w:rPr>
                <w:rStyle w:val="Accentuation"/>
                <w:rFonts w:ascii="Arial Narrow" w:hAnsi="Arial Narrow"/>
                <w:color w:val="4C4C4C"/>
                <w:sz w:val="28"/>
                <w:szCs w:val="28"/>
                <w:lang w:val="fr-FR"/>
              </w:rPr>
            </w:rPrChange>
          </w:rPr>
          <w:t xml:space="preserve"> par </w:t>
        </w:r>
        <w:proofErr w:type="spellStart"/>
        <w:r w:rsidRPr="00375697">
          <w:rPr>
            <w:rStyle w:val="Accentuation"/>
            <w:rFonts w:ascii="Arial Narrow" w:hAnsi="Arial Narrow"/>
            <w:b/>
            <w:i w:val="0"/>
            <w:color w:val="4C4C4C"/>
            <w:sz w:val="28"/>
            <w:szCs w:val="28"/>
            <w:lang w:val="fr-FR"/>
            <w:rPrChange w:id="490" w:author="Niavo1" w:date="2018-03-12T10:51:00Z">
              <w:rPr>
                <w:rStyle w:val="Accentuation"/>
                <w:rFonts w:ascii="Arial Narrow" w:hAnsi="Arial Narrow"/>
                <w:color w:val="4C4C4C"/>
                <w:sz w:val="28"/>
                <w:szCs w:val="28"/>
                <w:lang w:val="fr-FR"/>
              </w:rPr>
            </w:rPrChange>
          </w:rPr>
          <w:t>TrueCrypt</w:t>
        </w:r>
        <w:proofErr w:type="spellEnd"/>
        <w:r w:rsidRPr="00375697">
          <w:rPr>
            <w:rStyle w:val="Accentuation"/>
            <w:rFonts w:ascii="Arial Narrow" w:hAnsi="Arial Narrow"/>
            <w:b/>
            <w:i w:val="0"/>
            <w:color w:val="4C4C4C"/>
            <w:sz w:val="28"/>
            <w:szCs w:val="28"/>
            <w:lang w:val="fr-FR"/>
            <w:rPrChange w:id="491" w:author="Niavo1" w:date="2018-03-12T10:51:00Z">
              <w:rPr>
                <w:rStyle w:val="Accentuation"/>
                <w:rFonts w:ascii="Arial Narrow" w:hAnsi="Arial Narrow"/>
                <w:color w:val="4C4C4C"/>
                <w:sz w:val="28"/>
                <w:szCs w:val="28"/>
                <w:lang w:val="fr-FR"/>
              </w:rPr>
            </w:rPrChange>
          </w:rPr>
          <w:t>.</w:t>
        </w:r>
      </w:moveTo>
    </w:p>
    <w:moveToRangeEnd w:id="456"/>
    <w:p w14:paraId="12055F0A" w14:textId="77777777" w:rsidR="00375697" w:rsidRPr="009315CE" w:rsidRDefault="00375697"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492" w:author="Salim Azim ASSANI" w:date="2018-02-14T15:57:00Z">
            <w:rPr>
              <w:color w:val="4C4C4C"/>
              <w:sz w:val="23"/>
              <w:szCs w:val="23"/>
              <w:lang w:val="fr-FR"/>
            </w:rPr>
          </w:rPrChange>
        </w:rPr>
      </w:pPr>
    </w:p>
    <w:p w14:paraId="49FB0156" w14:textId="16B6B87A"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rPrChange w:id="493" w:author="Salim Azim ASSANI" w:date="2018-02-14T15:57:00Z">
            <w:rPr>
              <w:color w:val="4C4C4C"/>
              <w:sz w:val="23"/>
              <w:szCs w:val="23"/>
            </w:rPr>
          </w:rPrChange>
        </w:rPr>
      </w:pPr>
      <w:del w:id="494" w:author="Salim Azim ASSANI" w:date="2018-02-14T09:31:00Z">
        <w:r w:rsidRPr="009315CE" w:rsidDel="00211ED4">
          <w:rPr>
            <w:rFonts w:ascii="Arial Narrow" w:hAnsi="Arial Narrow"/>
            <w:noProof/>
            <w:color w:val="618EBA"/>
            <w:sz w:val="28"/>
            <w:szCs w:val="28"/>
            <w:lang w:val="fr-FR" w:eastAsia="fr-FR"/>
            <w:rPrChange w:id="495" w:author="Salim Azim ASSANI" w:date="2018-02-14T15:57:00Z">
              <w:rPr>
                <w:noProof/>
                <w:color w:val="618EBA"/>
                <w:sz w:val="23"/>
                <w:szCs w:val="23"/>
                <w:lang w:val="fr-FR" w:eastAsia="fr-FR"/>
              </w:rPr>
            </w:rPrChange>
          </w:rPr>
          <w:drawing>
            <wp:inline distT="0" distB="0" distL="0" distR="0" wp14:anchorId="63F33341" wp14:editId="2ECB5958">
              <wp:extent cx="5810250" cy="3543300"/>
              <wp:effectExtent l="0" t="0" r="0" b="0"/>
              <wp:docPr id="7" name="Picture 7" descr="Capture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3543300"/>
                      </a:xfrm>
                      <a:prstGeom prst="rect">
                        <a:avLst/>
                      </a:prstGeom>
                      <a:noFill/>
                      <a:ln>
                        <a:noFill/>
                      </a:ln>
                    </pic:spPr>
                  </pic:pic>
                </a:graphicData>
              </a:graphic>
            </wp:inline>
          </w:drawing>
        </w:r>
      </w:del>
      <w:ins w:id="496" w:author="Salim Azim ASSANI" w:date="2018-02-14T09:31:00Z">
        <w:r w:rsidR="00211ED4" w:rsidRPr="009315CE">
          <w:rPr>
            <w:rFonts w:ascii="Arial Narrow" w:hAnsi="Arial Narrow"/>
            <w:noProof/>
            <w:color w:val="4C4C4C"/>
            <w:sz w:val="28"/>
            <w:szCs w:val="28"/>
            <w:lang w:val="fr-FR" w:eastAsia="fr-FR"/>
            <w:rPrChange w:id="497" w:author="Salim Azim ASSANI" w:date="2018-02-14T15:57:00Z">
              <w:rPr>
                <w:noProof/>
                <w:color w:val="4C4C4C"/>
                <w:sz w:val="23"/>
                <w:szCs w:val="23"/>
                <w:lang w:val="fr-FR" w:eastAsia="fr-FR"/>
              </w:rPr>
            </w:rPrChange>
          </w:rPr>
          <w:drawing>
            <wp:inline distT="0" distB="0" distL="0" distR="0" wp14:anchorId="7ACFE0AE" wp14:editId="24E4D4B3">
              <wp:extent cx="4636135" cy="2827398"/>
              <wp:effectExtent l="0" t="0" r="1206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4642682" cy="2831391"/>
                      </a:xfrm>
                      <a:prstGeom prst="rect">
                        <a:avLst/>
                      </a:prstGeom>
                    </pic:spPr>
                  </pic:pic>
                </a:graphicData>
              </a:graphic>
            </wp:inline>
          </w:drawing>
        </w:r>
      </w:ins>
    </w:p>
    <w:p w14:paraId="3D6F2672" w14:textId="3D915853" w:rsidR="0052331A" w:rsidRPr="009315CE" w:rsidDel="00375697" w:rsidRDefault="00375697" w:rsidP="00375697">
      <w:pPr>
        <w:pStyle w:val="NormalWeb"/>
        <w:shd w:val="clear" w:color="auto" w:fill="FFFFFF"/>
        <w:spacing w:before="0" w:beforeAutospacing="0" w:after="150" w:afterAutospacing="0"/>
        <w:rPr>
          <w:del w:id="498" w:author="Niavo1" w:date="2018-03-12T10:51:00Z"/>
          <w:rFonts w:ascii="Arial Narrow" w:hAnsi="Arial Narrow"/>
          <w:color w:val="4C4C4C"/>
          <w:sz w:val="28"/>
          <w:szCs w:val="28"/>
          <w:lang w:val="fr-FR"/>
          <w:rPrChange w:id="499" w:author="Salim Azim ASSANI" w:date="2018-02-14T15:57:00Z">
            <w:rPr>
              <w:del w:id="500" w:author="Niavo1" w:date="2018-03-12T10:51:00Z"/>
              <w:color w:val="4C4C4C"/>
              <w:sz w:val="23"/>
              <w:szCs w:val="23"/>
              <w:lang w:val="fr-FR"/>
            </w:rPr>
          </w:rPrChange>
        </w:rPr>
        <w:pPrChange w:id="501" w:author="Niavo1" w:date="2018-03-12T10:51:00Z">
          <w:pPr>
            <w:pStyle w:val="NormalWeb"/>
            <w:shd w:val="clear" w:color="auto" w:fill="FFFFFF"/>
            <w:spacing w:before="0" w:beforeAutospacing="0" w:after="150" w:afterAutospacing="0"/>
          </w:pPr>
        </w:pPrChange>
      </w:pPr>
      <w:ins w:id="502" w:author="Niavo1" w:date="2018-03-12T10:51:00Z">
        <w:r>
          <w:rPr>
            <w:rFonts w:ascii="Arial Narrow" w:hAnsi="Arial Narrow"/>
            <w:color w:val="4C4C4C"/>
            <w:sz w:val="28"/>
            <w:szCs w:val="28"/>
            <w:lang w:val="fr-FR"/>
          </w:rPr>
          <w:lastRenderedPageBreak/>
          <w:t>L</w:t>
        </w:r>
      </w:ins>
      <w:del w:id="503" w:author="Niavo1" w:date="2018-03-12T10:51:00Z">
        <w:r w:rsidR="0052331A" w:rsidRPr="009315CE" w:rsidDel="00375697">
          <w:rPr>
            <w:rFonts w:ascii="Arial Narrow" w:hAnsi="Arial Narrow"/>
            <w:color w:val="4C4C4C"/>
            <w:sz w:val="28"/>
            <w:szCs w:val="28"/>
            <w:lang w:val="fr-FR"/>
            <w:rPrChange w:id="504" w:author="Salim Azim ASSANI" w:date="2018-02-14T15:57:00Z">
              <w:rPr>
                <w:color w:val="4C4C4C"/>
                <w:sz w:val="23"/>
                <w:szCs w:val="23"/>
                <w:lang w:val="fr-FR"/>
              </w:rPr>
            </w:rPrChange>
          </w:rPr>
          <w:delText> </w:delText>
        </w:r>
      </w:del>
    </w:p>
    <w:p w14:paraId="0A5EC853" w14:textId="0405AC41" w:rsidR="0052331A" w:rsidRPr="009315CE" w:rsidDel="00375697" w:rsidRDefault="0052331A" w:rsidP="00375697">
      <w:pPr>
        <w:pStyle w:val="NormalWeb"/>
        <w:shd w:val="clear" w:color="auto" w:fill="FFFFFF"/>
        <w:spacing w:before="0" w:beforeAutospacing="0" w:after="150" w:afterAutospacing="0"/>
        <w:rPr>
          <w:del w:id="505" w:author="Niavo1" w:date="2018-03-12T10:51:00Z"/>
          <w:rFonts w:ascii="Arial Narrow" w:hAnsi="Arial Narrow"/>
          <w:color w:val="4C4C4C"/>
          <w:sz w:val="28"/>
          <w:szCs w:val="28"/>
          <w:lang w:val="fr-FR"/>
          <w:rPrChange w:id="506" w:author="Salim Azim ASSANI" w:date="2018-02-14T15:57:00Z">
            <w:rPr>
              <w:del w:id="507" w:author="Niavo1" w:date="2018-03-12T10:51:00Z"/>
              <w:color w:val="4C4C4C"/>
              <w:sz w:val="23"/>
              <w:szCs w:val="23"/>
              <w:lang w:val="fr-FR"/>
            </w:rPr>
          </w:rPrChange>
        </w:rPr>
        <w:pPrChange w:id="508" w:author="Niavo1" w:date="2018-03-12T10:51:00Z">
          <w:pPr>
            <w:pStyle w:val="NormalWeb"/>
            <w:shd w:val="clear" w:color="auto" w:fill="FFFFFF"/>
            <w:spacing w:before="0" w:beforeAutospacing="0" w:after="150" w:afterAutospacing="0"/>
          </w:pPr>
        </w:pPrChange>
      </w:pPr>
      <w:moveFromRangeStart w:id="509" w:author="Niavo1" w:date="2018-03-12T10:50:00Z" w:name="move508615154"/>
      <w:moveFrom w:id="510" w:author="Niavo1" w:date="2018-03-12T10:50:00Z">
        <w:del w:id="511" w:author="Niavo1" w:date="2018-03-12T10:51:00Z">
          <w:r w:rsidRPr="009315CE" w:rsidDel="00375697">
            <w:rPr>
              <w:rFonts w:ascii="Arial Narrow" w:hAnsi="Arial Narrow"/>
              <w:color w:val="4C4C4C"/>
              <w:sz w:val="28"/>
              <w:szCs w:val="28"/>
              <w:lang w:val="fr-FR"/>
              <w:rPrChange w:id="512" w:author="Salim Azim ASSANI" w:date="2018-02-14T15:57:00Z">
                <w:rPr>
                  <w:color w:val="4C4C4C"/>
                  <w:sz w:val="23"/>
                  <w:szCs w:val="23"/>
                  <w:lang w:val="fr-FR"/>
                </w:rPr>
              </w:rPrChange>
            </w:rPr>
            <w:delText>Vous devez ensuite définir de l’emplacement de votre container (ou fichier global) qui contiendra vos éléments à protéger). Cet emplacement peut être vos disque local, externe, USB,… précisez un chemin, voir un nom de fichier. </w:delText>
          </w:r>
          <w:r w:rsidRPr="009315CE" w:rsidDel="00375697">
            <w:rPr>
              <w:rStyle w:val="Accentuation"/>
              <w:rFonts w:ascii="Arial Narrow" w:hAnsi="Arial Narrow"/>
              <w:color w:val="4C4C4C"/>
              <w:sz w:val="28"/>
              <w:szCs w:val="28"/>
              <w:lang w:val="fr-FR"/>
              <w:rPrChange w:id="513" w:author="Salim Azim ASSANI" w:date="2018-02-14T15:57:00Z">
                <w:rPr>
                  <w:rStyle w:val="Accentuation"/>
                  <w:color w:val="4C4C4C"/>
                  <w:sz w:val="23"/>
                  <w:szCs w:val="23"/>
                  <w:lang w:val="fr-FR"/>
                </w:rPr>
              </w:rPrChange>
            </w:rPr>
            <w:delText>Si celui-ci existe, il ne sera pas réutilisé mais </w:delText>
          </w:r>
          <w:r w:rsidRPr="009315CE" w:rsidDel="00375697">
            <w:rPr>
              <w:rStyle w:val="lev"/>
              <w:rFonts w:ascii="Arial Narrow" w:hAnsi="Arial Narrow"/>
              <w:i/>
              <w:iCs/>
              <w:color w:val="4C4C4C"/>
              <w:sz w:val="28"/>
              <w:szCs w:val="28"/>
              <w:lang w:val="fr-FR"/>
              <w:rPrChange w:id="514" w:author="Salim Azim ASSANI" w:date="2018-02-14T15:57:00Z">
                <w:rPr>
                  <w:rStyle w:val="lev"/>
                  <w:i/>
                  <w:iCs/>
                  <w:color w:val="4C4C4C"/>
                  <w:sz w:val="23"/>
                  <w:szCs w:val="23"/>
                  <w:lang w:val="fr-FR"/>
                </w:rPr>
              </w:rPrChange>
            </w:rPr>
            <w:delText>écrasé</w:delText>
          </w:r>
          <w:r w:rsidRPr="009315CE" w:rsidDel="00375697">
            <w:rPr>
              <w:rStyle w:val="Accentuation"/>
              <w:rFonts w:ascii="Arial Narrow" w:hAnsi="Arial Narrow"/>
              <w:color w:val="4C4C4C"/>
              <w:sz w:val="28"/>
              <w:szCs w:val="28"/>
              <w:lang w:val="fr-FR"/>
              <w:rPrChange w:id="515" w:author="Salim Azim ASSANI" w:date="2018-02-14T15:57:00Z">
                <w:rPr>
                  <w:rStyle w:val="Accentuation"/>
                  <w:color w:val="4C4C4C"/>
                  <w:sz w:val="23"/>
                  <w:szCs w:val="23"/>
                  <w:lang w:val="fr-FR"/>
                </w:rPr>
              </w:rPrChange>
            </w:rPr>
            <w:delText> par TrueCrypt.</w:delText>
          </w:r>
        </w:del>
      </w:moveFrom>
    </w:p>
    <w:moveFromRangeEnd w:id="509"/>
    <w:p w14:paraId="7137D79D" w14:textId="68ADF15C" w:rsidR="0052331A" w:rsidRPr="009315CE" w:rsidDel="00375697" w:rsidRDefault="0052331A" w:rsidP="00375697">
      <w:pPr>
        <w:pStyle w:val="NormalWeb"/>
        <w:shd w:val="clear" w:color="auto" w:fill="FFFFFF"/>
        <w:spacing w:before="0" w:beforeAutospacing="0" w:after="150" w:afterAutospacing="0"/>
        <w:rPr>
          <w:del w:id="516" w:author="Niavo1" w:date="2018-03-12T10:51:00Z"/>
          <w:rFonts w:ascii="Arial Narrow" w:hAnsi="Arial Narrow"/>
          <w:color w:val="4C4C4C"/>
          <w:sz w:val="28"/>
          <w:szCs w:val="28"/>
          <w:rPrChange w:id="517" w:author="Salim Azim ASSANI" w:date="2018-02-14T15:57:00Z">
            <w:rPr>
              <w:del w:id="518" w:author="Niavo1" w:date="2018-03-12T10:51:00Z"/>
              <w:color w:val="4C4C4C"/>
              <w:sz w:val="23"/>
              <w:szCs w:val="23"/>
            </w:rPr>
          </w:rPrChange>
        </w:rPr>
        <w:pPrChange w:id="519" w:author="Niavo1" w:date="2018-03-12T10:51:00Z">
          <w:pPr>
            <w:pStyle w:val="NormalWeb"/>
            <w:shd w:val="clear" w:color="auto" w:fill="FFFFFF"/>
            <w:spacing w:before="0" w:beforeAutospacing="0" w:after="150" w:afterAutospacing="0"/>
          </w:pPr>
        </w:pPrChange>
      </w:pPr>
      <w:del w:id="520" w:author="Niavo1" w:date="2018-03-12T10:51:00Z">
        <w:r w:rsidRPr="009315CE" w:rsidDel="00375697">
          <w:rPr>
            <w:rFonts w:ascii="Arial Narrow" w:hAnsi="Arial Narrow"/>
            <w:noProof/>
            <w:color w:val="618EBA"/>
            <w:sz w:val="28"/>
            <w:szCs w:val="28"/>
            <w:lang w:val="fr-FR" w:eastAsia="fr-FR"/>
            <w:rPrChange w:id="521" w:author="Salim Azim ASSANI" w:date="2018-02-14T15:57:00Z">
              <w:rPr>
                <w:noProof/>
                <w:color w:val="618EBA"/>
                <w:sz w:val="23"/>
                <w:szCs w:val="23"/>
                <w:lang w:val="fr-FR" w:eastAsia="fr-FR"/>
              </w:rPr>
            </w:rPrChange>
          </w:rPr>
          <w:drawing>
            <wp:inline distT="0" distB="0" distL="0" distR="0" wp14:anchorId="62ACFEE9" wp14:editId="66ABA911">
              <wp:extent cx="5867400" cy="3600450"/>
              <wp:effectExtent l="0" t="0" r="0" b="0"/>
              <wp:docPr id="8" name="Picture 8" descr="Sans titre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s titre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ins w:id="522" w:author="Salim Azim ASSANI" w:date="2018-02-14T09:55:00Z">
        <w:del w:id="523" w:author="Niavo1" w:date="2018-03-12T10:51:00Z">
          <w:r w:rsidR="00F3333E" w:rsidRPr="009315CE" w:rsidDel="00375697">
            <w:rPr>
              <w:rFonts w:ascii="Arial Narrow" w:hAnsi="Arial Narrow"/>
              <w:noProof/>
              <w:color w:val="4C4C4C"/>
              <w:sz w:val="28"/>
              <w:szCs w:val="28"/>
              <w:lang w:val="fr-FR" w:eastAsia="fr-FR"/>
              <w:rPrChange w:id="524" w:author="Salim Azim ASSANI" w:date="2018-02-14T15:57:00Z">
                <w:rPr>
                  <w:noProof/>
                  <w:color w:val="4C4C4C"/>
                  <w:sz w:val="23"/>
                  <w:szCs w:val="23"/>
                  <w:lang w:val="fr-FR" w:eastAsia="fr-FR"/>
                </w:rPr>
              </w:rPrChange>
            </w:rPr>
            <w:drawing>
              <wp:inline distT="0" distB="0" distL="0" distR="0" wp14:anchorId="651BB874" wp14:editId="7AC6951E">
                <wp:extent cx="4064635" cy="249410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8.png"/>
                        <pic:cNvPicPr/>
                      </pic:nvPicPr>
                      <pic:blipFill>
                        <a:blip r:embed="rId20">
                          <a:extLst>
                            <a:ext uri="{28A0092B-C50C-407E-A947-70E740481C1C}">
                              <a14:useLocalDpi xmlns:a14="http://schemas.microsoft.com/office/drawing/2010/main" val="0"/>
                            </a:ext>
                          </a:extLst>
                        </a:blip>
                        <a:stretch>
                          <a:fillRect/>
                        </a:stretch>
                      </pic:blipFill>
                      <pic:spPr>
                        <a:xfrm>
                          <a:off x="0" y="0"/>
                          <a:ext cx="4069145" cy="2496874"/>
                        </a:xfrm>
                        <a:prstGeom prst="rect">
                          <a:avLst/>
                        </a:prstGeom>
                      </pic:spPr>
                    </pic:pic>
                  </a:graphicData>
                </a:graphic>
              </wp:inline>
            </w:drawing>
          </w:r>
        </w:del>
      </w:ins>
    </w:p>
    <w:p w14:paraId="14D64A19" w14:textId="77777777" w:rsidR="00375697" w:rsidRDefault="0052331A" w:rsidP="00375697">
      <w:pPr>
        <w:pStyle w:val="NormalWeb"/>
        <w:shd w:val="clear" w:color="auto" w:fill="FFFFFF"/>
        <w:spacing w:before="0" w:beforeAutospacing="0" w:after="150" w:afterAutospacing="0"/>
        <w:rPr>
          <w:ins w:id="525" w:author="Niavo1" w:date="2018-03-12T10:52:00Z"/>
          <w:rFonts w:ascii="Arial Narrow" w:hAnsi="Arial Narrow"/>
          <w:color w:val="4C4C4C"/>
          <w:sz w:val="28"/>
          <w:szCs w:val="28"/>
          <w:lang w:val="fr-FR"/>
        </w:rPr>
        <w:pPrChange w:id="526" w:author="Niavo1" w:date="2018-03-12T10:51:00Z">
          <w:pPr>
            <w:pStyle w:val="NormalWeb"/>
            <w:shd w:val="clear" w:color="auto" w:fill="FFFFFF"/>
            <w:spacing w:before="0" w:beforeAutospacing="0" w:after="150" w:afterAutospacing="0"/>
            <w:jc w:val="both"/>
          </w:pPr>
        </w:pPrChange>
      </w:pPr>
      <w:del w:id="527" w:author="Niavo1" w:date="2018-03-12T10:51:00Z">
        <w:r w:rsidRPr="009315CE" w:rsidDel="00375697">
          <w:rPr>
            <w:rFonts w:ascii="Arial Narrow" w:hAnsi="Arial Narrow"/>
            <w:color w:val="4C4C4C"/>
            <w:sz w:val="28"/>
            <w:szCs w:val="28"/>
            <w:lang w:val="fr-FR"/>
            <w:rPrChange w:id="528" w:author="Salim Azim ASSANI" w:date="2018-02-14T15:57:00Z">
              <w:rPr>
                <w:color w:val="4C4C4C"/>
                <w:sz w:val="23"/>
                <w:szCs w:val="23"/>
                <w:lang w:val="fr-FR"/>
              </w:rPr>
            </w:rPrChange>
          </w:rPr>
          <w:delText>L</w:delText>
        </w:r>
      </w:del>
      <w:r w:rsidRPr="009315CE">
        <w:rPr>
          <w:rFonts w:ascii="Arial Narrow" w:hAnsi="Arial Narrow"/>
          <w:color w:val="4C4C4C"/>
          <w:sz w:val="28"/>
          <w:szCs w:val="28"/>
          <w:lang w:val="fr-FR"/>
          <w:rPrChange w:id="529" w:author="Salim Azim ASSANI" w:date="2018-02-14T15:57:00Z">
            <w:rPr>
              <w:color w:val="4C4C4C"/>
              <w:sz w:val="23"/>
              <w:szCs w:val="23"/>
              <w:lang w:val="fr-FR"/>
            </w:rPr>
          </w:rPrChange>
        </w:rPr>
        <w:t>’</w:t>
      </w:r>
      <w:del w:id="530" w:author="Niavo1" w:date="2018-03-12T10:51:00Z">
        <w:r w:rsidRPr="009315CE" w:rsidDel="00375697">
          <w:rPr>
            <w:rFonts w:ascii="Arial Narrow" w:hAnsi="Arial Narrow"/>
            <w:color w:val="4C4C4C"/>
            <w:sz w:val="28"/>
            <w:szCs w:val="28"/>
            <w:lang w:val="fr-FR"/>
            <w:rPrChange w:id="531" w:author="Salim Azim ASSANI" w:date="2018-02-14T15:57:00Z">
              <w:rPr>
                <w:color w:val="4C4C4C"/>
                <w:sz w:val="23"/>
                <w:szCs w:val="23"/>
                <w:lang w:val="fr-FR"/>
              </w:rPr>
            </w:rPrChange>
          </w:rPr>
          <w:delText>étape</w:delText>
        </w:r>
      </w:del>
      <w:proofErr w:type="gramStart"/>
      <w:ins w:id="532" w:author="Niavo1" w:date="2018-03-12T10:51:00Z">
        <w:r w:rsidR="00375697">
          <w:rPr>
            <w:rFonts w:ascii="Arial Narrow" w:hAnsi="Arial Narrow"/>
            <w:color w:val="4C4C4C"/>
            <w:sz w:val="28"/>
            <w:szCs w:val="28"/>
            <w:lang w:val="fr-FR"/>
            <w:rPrChange w:id="533" w:author="Salim Azim ASSANI" w:date="2018-02-14T15:57:00Z">
              <w:rPr>
                <w:rFonts w:ascii="Arial Narrow" w:hAnsi="Arial Narrow"/>
                <w:color w:val="4C4C4C"/>
                <w:sz w:val="28"/>
                <w:szCs w:val="28"/>
                <w:lang w:val="fr-FR"/>
              </w:rPr>
            </w:rPrChange>
          </w:rPr>
          <w:t>é</w:t>
        </w:r>
        <w:r w:rsidR="00375697" w:rsidRPr="009315CE">
          <w:rPr>
            <w:rFonts w:ascii="Arial Narrow" w:hAnsi="Arial Narrow"/>
            <w:color w:val="4C4C4C"/>
            <w:sz w:val="28"/>
            <w:szCs w:val="28"/>
            <w:lang w:val="fr-FR"/>
            <w:rPrChange w:id="534" w:author="Salim Azim ASSANI" w:date="2018-02-14T15:57:00Z">
              <w:rPr>
                <w:rFonts w:ascii="Arial Narrow" w:hAnsi="Arial Narrow"/>
                <w:color w:val="4C4C4C"/>
                <w:sz w:val="28"/>
                <w:szCs w:val="28"/>
                <w:lang w:val="fr-FR"/>
              </w:rPr>
            </w:rPrChange>
          </w:rPr>
          <w:t>tape</w:t>
        </w:r>
      </w:ins>
      <w:proofErr w:type="gramEnd"/>
      <w:r w:rsidRPr="009315CE">
        <w:rPr>
          <w:rFonts w:ascii="Arial Narrow" w:hAnsi="Arial Narrow"/>
          <w:color w:val="4C4C4C"/>
          <w:sz w:val="28"/>
          <w:szCs w:val="28"/>
          <w:lang w:val="fr-FR"/>
          <w:rPrChange w:id="535" w:author="Salim Azim ASSANI" w:date="2018-02-14T15:57:00Z">
            <w:rPr>
              <w:color w:val="4C4C4C"/>
              <w:sz w:val="23"/>
              <w:szCs w:val="23"/>
              <w:lang w:val="fr-FR"/>
            </w:rPr>
          </w:rPrChange>
        </w:rPr>
        <w:t xml:space="preserve"> suivante consiste à sélectionner en premier le </w:t>
      </w:r>
      <w:r w:rsidRPr="009315CE">
        <w:rPr>
          <w:rStyle w:val="lev"/>
          <w:rFonts w:ascii="Arial Narrow" w:hAnsi="Arial Narrow"/>
          <w:color w:val="4C4C4C"/>
          <w:sz w:val="28"/>
          <w:szCs w:val="28"/>
          <w:lang w:val="fr-FR"/>
          <w:rPrChange w:id="536" w:author="Salim Azim ASSANI" w:date="2018-02-14T15:57:00Z">
            <w:rPr>
              <w:rStyle w:val="lev"/>
              <w:color w:val="4C4C4C"/>
              <w:sz w:val="23"/>
              <w:szCs w:val="23"/>
              <w:lang w:val="fr-FR"/>
            </w:rPr>
          </w:rPrChange>
        </w:rPr>
        <w:t>type de chiffrement </w:t>
      </w:r>
      <w:r w:rsidRPr="009315CE">
        <w:rPr>
          <w:rFonts w:ascii="Arial Narrow" w:hAnsi="Arial Narrow"/>
          <w:color w:val="4C4C4C"/>
          <w:sz w:val="28"/>
          <w:szCs w:val="28"/>
          <w:lang w:val="fr-FR"/>
          <w:rPrChange w:id="537" w:author="Salim Azim ASSANI" w:date="2018-02-14T15:57:00Z">
            <w:rPr>
              <w:color w:val="4C4C4C"/>
              <w:sz w:val="23"/>
              <w:szCs w:val="23"/>
              <w:lang w:val="fr-FR"/>
            </w:rPr>
          </w:rPrChange>
        </w:rPr>
        <w:t xml:space="preserve">que vous souhaitez utiliser. AES, Serpent ou </w:t>
      </w:r>
      <w:proofErr w:type="spellStart"/>
      <w:r w:rsidRPr="009315CE">
        <w:rPr>
          <w:rFonts w:ascii="Arial Narrow" w:hAnsi="Arial Narrow"/>
          <w:color w:val="4C4C4C"/>
          <w:sz w:val="28"/>
          <w:szCs w:val="28"/>
          <w:lang w:val="fr-FR"/>
          <w:rPrChange w:id="538" w:author="Salim Azim ASSANI" w:date="2018-02-14T15:57:00Z">
            <w:rPr>
              <w:color w:val="4C4C4C"/>
              <w:sz w:val="23"/>
              <w:szCs w:val="23"/>
              <w:lang w:val="fr-FR"/>
            </w:rPr>
          </w:rPrChange>
        </w:rPr>
        <w:t>TwoFish</w:t>
      </w:r>
      <w:proofErr w:type="spellEnd"/>
      <w:ins w:id="539" w:author="Niavo1" w:date="2018-03-12T10:52:00Z">
        <w:r w:rsidR="00375697">
          <w:rPr>
            <w:rFonts w:ascii="Arial Narrow" w:hAnsi="Arial Narrow"/>
            <w:color w:val="4C4C4C"/>
            <w:sz w:val="28"/>
            <w:szCs w:val="28"/>
            <w:lang w:val="fr-FR"/>
          </w:rPr>
          <w:t>,</w:t>
        </w:r>
      </w:ins>
      <w:r w:rsidRPr="009315CE">
        <w:rPr>
          <w:rFonts w:ascii="Arial Narrow" w:hAnsi="Arial Narrow"/>
          <w:color w:val="4C4C4C"/>
          <w:sz w:val="28"/>
          <w:szCs w:val="28"/>
          <w:lang w:val="fr-FR"/>
          <w:rPrChange w:id="540" w:author="Salim Azim ASSANI" w:date="2018-02-14T15:57:00Z">
            <w:rPr>
              <w:color w:val="4C4C4C"/>
              <w:sz w:val="23"/>
              <w:szCs w:val="23"/>
              <w:lang w:val="fr-FR"/>
            </w:rPr>
          </w:rPrChange>
        </w:rPr>
        <w:t xml:space="preserve"> mais plus amusant encore, vous pouvez choisir d’additionner séquentiellement 1 ou 2 voire 3 de ces algorithmes déjà forts puissants utilisés de manière individuelle. </w:t>
      </w:r>
    </w:p>
    <w:p w14:paraId="6A1A79F0" w14:textId="27AA8678" w:rsidR="0052331A" w:rsidRDefault="0052331A" w:rsidP="00375697">
      <w:pPr>
        <w:pStyle w:val="NormalWeb"/>
        <w:shd w:val="clear" w:color="auto" w:fill="FFFFFF"/>
        <w:spacing w:before="0" w:beforeAutospacing="0" w:after="150" w:afterAutospacing="0"/>
        <w:rPr>
          <w:ins w:id="541" w:author="Niavo1" w:date="2018-03-12T10:51:00Z"/>
          <w:rFonts w:ascii="Arial Narrow" w:hAnsi="Arial Narrow"/>
          <w:color w:val="4C4C4C"/>
          <w:sz w:val="28"/>
          <w:szCs w:val="28"/>
          <w:lang w:val="fr-FR"/>
        </w:rPr>
        <w:pPrChange w:id="542" w:author="Niavo1" w:date="2018-03-12T10:51:00Z">
          <w:pPr>
            <w:pStyle w:val="NormalWeb"/>
            <w:shd w:val="clear" w:color="auto" w:fill="FFFFFF"/>
            <w:spacing w:before="0" w:beforeAutospacing="0" w:after="150" w:afterAutospacing="0"/>
            <w:jc w:val="both"/>
          </w:pPr>
        </w:pPrChange>
      </w:pPr>
      <w:r w:rsidRPr="009315CE">
        <w:rPr>
          <w:rFonts w:ascii="Arial Narrow" w:hAnsi="Arial Narrow"/>
          <w:color w:val="4C4C4C"/>
          <w:sz w:val="28"/>
          <w:szCs w:val="28"/>
          <w:lang w:val="fr-FR"/>
          <w:rPrChange w:id="543" w:author="Salim Azim ASSANI" w:date="2018-02-14T15:57:00Z">
            <w:rPr>
              <w:color w:val="4C4C4C"/>
              <w:sz w:val="23"/>
              <w:szCs w:val="23"/>
              <w:lang w:val="fr-FR"/>
            </w:rPr>
          </w:rPrChange>
        </w:rPr>
        <w:t>Partons sur AES, un système de chiffrement à clé symétrique très répandu dans maintes applications informatiques, système robuste et approuvé par le NIST, le FIPS et la NAS comme algorithme de chiffrement fort. Pour l’anecdote</w:t>
      </w:r>
      <w:del w:id="544" w:author="Niavo1" w:date="2018-03-12T10:52:00Z">
        <w:r w:rsidRPr="009315CE" w:rsidDel="00375697">
          <w:rPr>
            <w:rFonts w:ascii="Arial Narrow" w:hAnsi="Arial Narrow"/>
            <w:color w:val="4C4C4C"/>
            <w:sz w:val="28"/>
            <w:szCs w:val="28"/>
            <w:lang w:val="fr-FR"/>
            <w:rPrChange w:id="545" w:author="Salim Azim ASSANI" w:date="2018-02-14T15:57:00Z">
              <w:rPr>
                <w:color w:val="4C4C4C"/>
                <w:sz w:val="23"/>
                <w:szCs w:val="23"/>
                <w:lang w:val="fr-FR"/>
              </w:rPr>
            </w:rPrChange>
          </w:rPr>
          <w:delText xml:space="preserve"> qui n’en pas une</w:delText>
        </w:r>
      </w:del>
      <w:r w:rsidRPr="009315CE">
        <w:rPr>
          <w:rFonts w:ascii="Arial Narrow" w:hAnsi="Arial Narrow"/>
          <w:color w:val="4C4C4C"/>
          <w:sz w:val="28"/>
          <w:szCs w:val="28"/>
          <w:lang w:val="fr-FR"/>
          <w:rPrChange w:id="546" w:author="Salim Azim ASSANI" w:date="2018-02-14T15:57:00Z">
            <w:rPr>
              <w:color w:val="4C4C4C"/>
              <w:sz w:val="23"/>
              <w:szCs w:val="23"/>
              <w:lang w:val="fr-FR"/>
            </w:rPr>
          </w:rPrChange>
        </w:rPr>
        <w:t xml:space="preserve">, l’algorithme a été conçu par deux Belges Vincent </w:t>
      </w:r>
      <w:proofErr w:type="spellStart"/>
      <w:r w:rsidRPr="009315CE">
        <w:rPr>
          <w:rFonts w:ascii="Arial Narrow" w:hAnsi="Arial Narrow"/>
          <w:color w:val="4C4C4C"/>
          <w:sz w:val="28"/>
          <w:szCs w:val="28"/>
          <w:lang w:val="fr-FR"/>
          <w:rPrChange w:id="547" w:author="Salim Azim ASSANI" w:date="2018-02-14T15:57:00Z">
            <w:rPr>
              <w:color w:val="4C4C4C"/>
              <w:sz w:val="23"/>
              <w:szCs w:val="23"/>
              <w:lang w:val="fr-FR"/>
            </w:rPr>
          </w:rPrChange>
        </w:rPr>
        <w:t>Rijmen</w:t>
      </w:r>
      <w:proofErr w:type="spellEnd"/>
      <w:r w:rsidRPr="009315CE">
        <w:rPr>
          <w:rFonts w:ascii="Arial Narrow" w:hAnsi="Arial Narrow"/>
          <w:color w:val="4C4C4C"/>
          <w:sz w:val="28"/>
          <w:szCs w:val="28"/>
          <w:lang w:val="fr-FR"/>
          <w:rPrChange w:id="548" w:author="Salim Azim ASSANI" w:date="2018-02-14T15:57:00Z">
            <w:rPr>
              <w:color w:val="4C4C4C"/>
              <w:sz w:val="23"/>
              <w:szCs w:val="23"/>
              <w:lang w:val="fr-FR"/>
            </w:rPr>
          </w:rPrChange>
        </w:rPr>
        <w:t xml:space="preserve"> et Joan </w:t>
      </w:r>
      <w:proofErr w:type="spellStart"/>
      <w:r w:rsidRPr="009315CE">
        <w:rPr>
          <w:rFonts w:ascii="Arial Narrow" w:hAnsi="Arial Narrow"/>
          <w:color w:val="4C4C4C"/>
          <w:sz w:val="28"/>
          <w:szCs w:val="28"/>
          <w:lang w:val="fr-FR"/>
          <w:rPrChange w:id="549" w:author="Salim Azim ASSANI" w:date="2018-02-14T15:57:00Z">
            <w:rPr>
              <w:color w:val="4C4C4C"/>
              <w:sz w:val="23"/>
              <w:szCs w:val="23"/>
              <w:lang w:val="fr-FR"/>
            </w:rPr>
          </w:rPrChange>
        </w:rPr>
        <w:t>Daemen</w:t>
      </w:r>
      <w:proofErr w:type="spellEnd"/>
      <w:r w:rsidRPr="009315CE">
        <w:rPr>
          <w:rFonts w:ascii="Arial Narrow" w:hAnsi="Arial Narrow"/>
          <w:color w:val="4C4C4C"/>
          <w:sz w:val="28"/>
          <w:szCs w:val="28"/>
          <w:lang w:val="fr-FR"/>
          <w:rPrChange w:id="550" w:author="Salim Azim ASSANI" w:date="2018-02-14T15:57:00Z">
            <w:rPr>
              <w:color w:val="4C4C4C"/>
              <w:sz w:val="23"/>
              <w:szCs w:val="23"/>
              <w:lang w:val="fr-FR"/>
            </w:rPr>
          </w:rPrChange>
        </w:rPr>
        <w:t>.</w:t>
      </w:r>
    </w:p>
    <w:p w14:paraId="2F539337" w14:textId="7C52331F" w:rsidR="00375697" w:rsidRPr="009315CE" w:rsidRDefault="00375697"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551" w:author="Salim Azim ASSANI" w:date="2018-02-14T15:57:00Z">
            <w:rPr>
              <w:color w:val="4C4C4C"/>
              <w:sz w:val="23"/>
              <w:szCs w:val="23"/>
              <w:lang w:val="fr-FR"/>
            </w:rPr>
          </w:rPrChange>
        </w:rPr>
      </w:pPr>
      <w:ins w:id="552" w:author="Niavo1" w:date="2018-03-12T10:51:00Z">
        <w:r w:rsidRPr="009315CE">
          <w:rPr>
            <w:rFonts w:ascii="Arial Narrow" w:hAnsi="Arial Narrow"/>
            <w:noProof/>
            <w:color w:val="4C4C4C"/>
            <w:sz w:val="28"/>
            <w:szCs w:val="28"/>
            <w:lang w:val="fr-FR" w:eastAsia="fr-FR"/>
            <w:rPrChange w:id="553" w:author="Salim Azim ASSANI" w:date="2018-02-14T15:57:00Z">
              <w:rPr>
                <w:noProof/>
                <w:color w:val="4C4C4C"/>
                <w:sz w:val="23"/>
                <w:szCs w:val="23"/>
                <w:lang w:val="fr-FR" w:eastAsia="fr-FR"/>
              </w:rPr>
            </w:rPrChange>
          </w:rPr>
          <w:drawing>
            <wp:inline distT="0" distB="0" distL="0" distR="0" wp14:anchorId="788016A8" wp14:editId="64F22889">
              <wp:extent cx="4064635" cy="24941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8.png"/>
                      <pic:cNvPicPr/>
                    </pic:nvPicPr>
                    <pic:blipFill>
                      <a:blip r:embed="rId20">
                        <a:extLst>
                          <a:ext uri="{28A0092B-C50C-407E-A947-70E740481C1C}">
                            <a14:useLocalDpi xmlns:a14="http://schemas.microsoft.com/office/drawing/2010/main" val="0"/>
                          </a:ext>
                        </a:extLst>
                      </a:blip>
                      <a:stretch>
                        <a:fillRect/>
                      </a:stretch>
                    </pic:blipFill>
                    <pic:spPr>
                      <a:xfrm>
                        <a:off x="0" y="0"/>
                        <a:ext cx="4069145" cy="2496874"/>
                      </a:xfrm>
                      <a:prstGeom prst="rect">
                        <a:avLst/>
                      </a:prstGeom>
                    </pic:spPr>
                  </pic:pic>
                </a:graphicData>
              </a:graphic>
            </wp:inline>
          </w:drawing>
        </w:r>
      </w:ins>
    </w:p>
    <w:p w14:paraId="14C4DDEE" w14:textId="77777777"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554" w:author="Salim Azim ASSANI" w:date="2018-02-14T15:57:00Z">
            <w:rPr>
              <w:color w:val="4C4C4C"/>
              <w:sz w:val="23"/>
              <w:szCs w:val="23"/>
              <w:lang w:val="fr-FR"/>
            </w:rPr>
          </w:rPrChange>
        </w:rPr>
      </w:pPr>
      <w:r w:rsidRPr="009315CE">
        <w:rPr>
          <w:rFonts w:ascii="Arial Narrow" w:hAnsi="Arial Narrow"/>
          <w:color w:val="4C4C4C"/>
          <w:sz w:val="28"/>
          <w:szCs w:val="28"/>
          <w:lang w:val="fr-FR"/>
          <w:rPrChange w:id="555" w:author="Salim Azim ASSANI" w:date="2018-02-14T15:57:00Z">
            <w:rPr>
              <w:color w:val="4C4C4C"/>
              <w:sz w:val="23"/>
              <w:szCs w:val="23"/>
              <w:lang w:val="fr-FR"/>
            </w:rPr>
          </w:rPrChange>
        </w:rPr>
        <w:t>Le menu </w:t>
      </w:r>
      <w:r w:rsidRPr="009315CE">
        <w:rPr>
          <w:rStyle w:val="Accentuation"/>
          <w:rFonts w:ascii="Arial Narrow" w:hAnsi="Arial Narrow"/>
          <w:color w:val="4C4C4C"/>
          <w:sz w:val="28"/>
          <w:szCs w:val="28"/>
          <w:lang w:val="fr-FR"/>
          <w:rPrChange w:id="556" w:author="Salim Azim ASSANI" w:date="2018-02-14T15:57:00Z">
            <w:rPr>
              <w:rStyle w:val="Accentuation"/>
              <w:color w:val="4C4C4C"/>
              <w:sz w:val="23"/>
              <w:szCs w:val="23"/>
              <w:lang w:val="fr-FR"/>
            </w:rPr>
          </w:rPrChange>
        </w:rPr>
        <w:t>Outils / Banc de Test</w:t>
      </w:r>
      <w:r w:rsidRPr="009315CE">
        <w:rPr>
          <w:rFonts w:ascii="Arial Narrow" w:hAnsi="Arial Narrow"/>
          <w:color w:val="4C4C4C"/>
          <w:sz w:val="28"/>
          <w:szCs w:val="28"/>
          <w:lang w:val="fr-FR"/>
          <w:rPrChange w:id="557" w:author="Salim Azim ASSANI" w:date="2018-02-14T15:57:00Z">
            <w:rPr>
              <w:color w:val="4C4C4C"/>
              <w:sz w:val="23"/>
              <w:szCs w:val="23"/>
              <w:lang w:val="fr-FR"/>
            </w:rPr>
          </w:rPrChange>
        </w:rPr>
        <w:t> vous permettra d’évaluer le chiffrement le plus rapide.</w:t>
      </w:r>
    </w:p>
    <w:p w14:paraId="367E267E" w14:textId="156F780E"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558" w:author="Salim Azim ASSANI" w:date="2018-02-14T15:57:00Z">
            <w:rPr>
              <w:color w:val="4C4C4C"/>
              <w:sz w:val="23"/>
              <w:szCs w:val="23"/>
              <w:lang w:val="fr-FR"/>
            </w:rPr>
          </w:rPrChange>
        </w:rPr>
      </w:pPr>
      <w:r w:rsidRPr="009315CE">
        <w:rPr>
          <w:rFonts w:ascii="Arial Narrow" w:hAnsi="Arial Narrow"/>
          <w:color w:val="4C4C4C"/>
          <w:sz w:val="28"/>
          <w:szCs w:val="28"/>
          <w:lang w:val="fr-FR"/>
          <w:rPrChange w:id="559" w:author="Salim Azim ASSANI" w:date="2018-02-14T15:57:00Z">
            <w:rPr>
              <w:color w:val="4C4C4C"/>
              <w:sz w:val="23"/>
              <w:szCs w:val="23"/>
              <w:lang w:val="fr-FR"/>
            </w:rPr>
          </w:rPrChange>
        </w:rPr>
        <w:t>Sélectionnez aussi le </w:t>
      </w:r>
      <w:r w:rsidRPr="009315CE">
        <w:rPr>
          <w:rStyle w:val="lev"/>
          <w:rFonts w:ascii="Arial Narrow" w:hAnsi="Arial Narrow"/>
          <w:color w:val="4C4C4C"/>
          <w:sz w:val="28"/>
          <w:szCs w:val="28"/>
          <w:lang w:val="fr-FR"/>
          <w:rPrChange w:id="560" w:author="Salim Azim ASSANI" w:date="2018-02-14T15:57:00Z">
            <w:rPr>
              <w:rStyle w:val="lev"/>
              <w:color w:val="4C4C4C"/>
              <w:sz w:val="23"/>
              <w:szCs w:val="23"/>
              <w:lang w:val="fr-FR"/>
            </w:rPr>
          </w:rPrChange>
        </w:rPr>
        <w:t>type de hachage</w:t>
      </w:r>
      <w:r w:rsidRPr="009315CE">
        <w:rPr>
          <w:rFonts w:ascii="Arial Narrow" w:hAnsi="Arial Narrow"/>
          <w:color w:val="4C4C4C"/>
          <w:sz w:val="28"/>
          <w:szCs w:val="28"/>
          <w:lang w:val="fr-FR"/>
          <w:rPrChange w:id="561" w:author="Salim Azim ASSANI" w:date="2018-02-14T15:57:00Z">
            <w:rPr>
              <w:color w:val="4C4C4C"/>
              <w:sz w:val="23"/>
              <w:szCs w:val="23"/>
              <w:lang w:val="fr-FR"/>
            </w:rPr>
          </w:rPrChange>
        </w:rPr>
        <w:t> retenu. Le hachage étant l’algorithme qui permet de définir une empreinte « unique » pour un fichier donné. Si le contenu du fichier est modifié, le hachage ne sera plus vérifiable et confirmera que le fichier a été modifié.</w:t>
      </w:r>
    </w:p>
    <w:p w14:paraId="2097826C" w14:textId="77777777" w:rsidR="0052331A" w:rsidRDefault="0052331A" w:rsidP="0052331A">
      <w:pPr>
        <w:pStyle w:val="NormalWeb"/>
        <w:shd w:val="clear" w:color="auto" w:fill="FFFFFF"/>
        <w:spacing w:before="0" w:beforeAutospacing="0" w:after="150" w:afterAutospacing="0"/>
        <w:jc w:val="both"/>
        <w:rPr>
          <w:ins w:id="562" w:author="Niavo1" w:date="2018-03-12T10:53:00Z"/>
          <w:rFonts w:ascii="Arial Narrow" w:hAnsi="Arial Narrow"/>
          <w:color w:val="4C4C4C"/>
          <w:sz w:val="28"/>
          <w:szCs w:val="28"/>
          <w:lang w:val="fr-FR"/>
        </w:rPr>
      </w:pPr>
      <w:r w:rsidRPr="009315CE">
        <w:rPr>
          <w:rFonts w:ascii="Arial Narrow" w:hAnsi="Arial Narrow"/>
          <w:color w:val="4C4C4C"/>
          <w:sz w:val="28"/>
          <w:szCs w:val="28"/>
          <w:lang w:val="fr-FR"/>
          <w:rPrChange w:id="563" w:author="Salim Azim ASSANI" w:date="2018-02-14T15:57:00Z">
            <w:rPr>
              <w:color w:val="4C4C4C"/>
              <w:sz w:val="23"/>
              <w:szCs w:val="23"/>
              <w:lang w:val="fr-FR"/>
            </w:rPr>
          </w:rPrChange>
        </w:rPr>
        <w:t>Choisissez SHA-512, relativement répandu et très fiable (produit un condensat ou Hash de 512 bits, ce qui est assez important).</w:t>
      </w:r>
    </w:p>
    <w:p w14:paraId="07F7630B" w14:textId="633F4B6C" w:rsidR="00375697" w:rsidRPr="009315CE" w:rsidDel="00823DC0" w:rsidRDefault="00823DC0" w:rsidP="0052331A">
      <w:pPr>
        <w:pStyle w:val="NormalWeb"/>
        <w:shd w:val="clear" w:color="auto" w:fill="FFFFFF"/>
        <w:spacing w:before="0" w:beforeAutospacing="0" w:after="150" w:afterAutospacing="0"/>
        <w:jc w:val="both"/>
        <w:rPr>
          <w:del w:id="564" w:author="Niavo1" w:date="2018-03-12T10:58:00Z"/>
          <w:rFonts w:ascii="Arial Narrow" w:hAnsi="Arial Narrow"/>
          <w:color w:val="4C4C4C"/>
          <w:sz w:val="28"/>
          <w:szCs w:val="28"/>
          <w:lang w:val="fr-FR"/>
          <w:rPrChange w:id="565" w:author="Salim Azim ASSANI" w:date="2018-02-14T15:57:00Z">
            <w:rPr>
              <w:del w:id="566" w:author="Niavo1" w:date="2018-03-12T10:58:00Z"/>
              <w:color w:val="4C4C4C"/>
              <w:sz w:val="23"/>
              <w:szCs w:val="23"/>
              <w:lang w:val="fr-FR"/>
            </w:rPr>
          </w:rPrChange>
        </w:rPr>
      </w:pPr>
      <w:ins w:id="567" w:author="Niavo1" w:date="2018-03-12T10:53:00Z">
        <w:r>
          <w:rPr>
            <w:rFonts w:ascii="Arial Narrow" w:hAnsi="Arial Narrow"/>
            <w:color w:val="4C4C4C"/>
            <w:sz w:val="28"/>
            <w:szCs w:val="28"/>
            <w:lang w:val="fr-FR"/>
          </w:rPr>
          <w:t>D</w:t>
        </w:r>
      </w:ins>
    </w:p>
    <w:p w14:paraId="659D0D79" w14:textId="5C36BAF3" w:rsidR="00595662" w:rsidRPr="009315CE" w:rsidDel="00823DC0" w:rsidRDefault="00595662">
      <w:pPr>
        <w:pStyle w:val="NormalWeb"/>
        <w:shd w:val="clear" w:color="auto" w:fill="FFFFFF"/>
        <w:spacing w:before="0" w:beforeAutospacing="0" w:after="150" w:afterAutospacing="0"/>
        <w:rPr>
          <w:ins w:id="568" w:author="Salim Azim ASSANI" w:date="2018-02-14T09:56:00Z"/>
          <w:del w:id="569" w:author="Niavo1" w:date="2018-03-12T10:58:00Z"/>
          <w:rFonts w:ascii="Arial Narrow" w:hAnsi="Arial Narrow"/>
          <w:color w:val="4C4C4C"/>
          <w:sz w:val="28"/>
          <w:szCs w:val="28"/>
          <w:rPrChange w:id="570" w:author="Salim Azim ASSANI" w:date="2018-02-14T15:57:00Z">
            <w:rPr>
              <w:ins w:id="571" w:author="Salim Azim ASSANI" w:date="2018-02-14T09:56:00Z"/>
              <w:del w:id="572" w:author="Niavo1" w:date="2018-03-12T10:58:00Z"/>
              <w:color w:val="4C4C4C"/>
              <w:sz w:val="23"/>
              <w:szCs w:val="23"/>
            </w:rPr>
          </w:rPrChange>
        </w:rPr>
        <w:pPrChange w:id="573" w:author="Salim Azim ASSANI" w:date="2018-02-14T09:56:00Z">
          <w:pPr>
            <w:pStyle w:val="NormalWeb"/>
            <w:shd w:val="clear" w:color="auto" w:fill="FFFFFF"/>
            <w:spacing w:before="0" w:beforeAutospacing="0" w:after="150" w:afterAutospacing="0"/>
            <w:jc w:val="both"/>
          </w:pPr>
        </w:pPrChange>
      </w:pPr>
      <w:moveFromRangeStart w:id="574" w:author="Niavo1" w:date="2018-03-12T10:53:00Z" w:name="move508615363"/>
      <w:moveFrom w:id="575" w:author="Niavo1" w:date="2018-03-12T10:53:00Z">
        <w:ins w:id="576" w:author="Salim Azim ASSANI" w:date="2018-02-14T09:56:00Z">
          <w:del w:id="577" w:author="Niavo1" w:date="2018-03-12T10:58:00Z">
            <w:r w:rsidRPr="009315CE" w:rsidDel="00823DC0">
              <w:rPr>
                <w:rFonts w:ascii="Arial Narrow" w:hAnsi="Arial Narrow"/>
                <w:noProof/>
                <w:color w:val="4C4C4C"/>
                <w:sz w:val="28"/>
                <w:szCs w:val="28"/>
                <w:lang w:val="fr-FR" w:eastAsia="fr-FR"/>
                <w:rPrChange w:id="578" w:author="Salim Azim ASSANI" w:date="2018-02-14T15:57:00Z">
                  <w:rPr>
                    <w:noProof/>
                    <w:color w:val="4C4C4C"/>
                    <w:sz w:val="23"/>
                    <w:szCs w:val="23"/>
                    <w:lang w:val="fr-FR" w:eastAsia="fr-FR"/>
                  </w:rPr>
                </w:rPrChange>
              </w:rPr>
              <w:drawing>
                <wp:inline distT="0" distB="0" distL="0" distR="0" wp14:anchorId="744A880D" wp14:editId="03FF61D5">
                  <wp:extent cx="4407535" cy="2704513"/>
                  <wp:effectExtent l="0" t="0" r="1206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titre9.png"/>
                          <pic:cNvPicPr/>
                        </pic:nvPicPr>
                        <pic:blipFill>
                          <a:blip r:embed="rId21">
                            <a:extLst>
                              <a:ext uri="{28A0092B-C50C-407E-A947-70E740481C1C}">
                                <a14:useLocalDpi xmlns:a14="http://schemas.microsoft.com/office/drawing/2010/main" val="0"/>
                              </a:ext>
                            </a:extLst>
                          </a:blip>
                          <a:stretch>
                            <a:fillRect/>
                          </a:stretch>
                        </pic:blipFill>
                        <pic:spPr>
                          <a:xfrm>
                            <a:off x="0" y="0"/>
                            <a:ext cx="4409117" cy="2705484"/>
                          </a:xfrm>
                          <a:prstGeom prst="rect">
                            <a:avLst/>
                          </a:prstGeom>
                        </pic:spPr>
                      </pic:pic>
                    </a:graphicData>
                  </a:graphic>
                </wp:inline>
              </w:drawing>
            </w:r>
          </w:del>
        </w:ins>
      </w:moveFrom>
      <w:moveFromRangeEnd w:id="574"/>
    </w:p>
    <w:p w14:paraId="3023CCA4" w14:textId="5C133CC8" w:rsidR="0052331A" w:rsidRPr="009315CE" w:rsidDel="00823DC0" w:rsidRDefault="0052331A" w:rsidP="0052331A">
      <w:pPr>
        <w:pStyle w:val="NormalWeb"/>
        <w:shd w:val="clear" w:color="auto" w:fill="FFFFFF"/>
        <w:spacing w:before="0" w:beforeAutospacing="0" w:after="150" w:afterAutospacing="0"/>
        <w:rPr>
          <w:del w:id="579" w:author="Niavo1" w:date="2018-03-12T10:58:00Z"/>
          <w:rFonts w:ascii="Arial Narrow" w:hAnsi="Arial Narrow"/>
          <w:color w:val="4C4C4C"/>
          <w:sz w:val="28"/>
          <w:szCs w:val="28"/>
          <w:rPrChange w:id="580" w:author="Salim Azim ASSANI" w:date="2018-02-14T15:57:00Z">
            <w:rPr>
              <w:del w:id="581" w:author="Niavo1" w:date="2018-03-12T10:58:00Z"/>
              <w:color w:val="4C4C4C"/>
              <w:sz w:val="23"/>
              <w:szCs w:val="23"/>
            </w:rPr>
          </w:rPrChange>
        </w:rPr>
      </w:pPr>
      <w:del w:id="582" w:author="Niavo1" w:date="2018-03-12T10:58:00Z">
        <w:r w:rsidRPr="009315CE" w:rsidDel="00823DC0">
          <w:rPr>
            <w:rFonts w:ascii="Arial Narrow" w:hAnsi="Arial Narrow"/>
            <w:color w:val="618EBA"/>
            <w:sz w:val="28"/>
            <w:szCs w:val="28"/>
            <w:lang w:eastAsia="fr-FR"/>
            <w:rPrChange w:id="583" w:author="Salim Azim ASSANI" w:date="2018-02-14T15:57:00Z">
              <w:rPr>
                <w:color w:val="618EBA"/>
                <w:sz w:val="23"/>
                <w:szCs w:val="23"/>
                <w:lang w:eastAsia="fr-FR"/>
              </w:rPr>
            </w:rPrChange>
          </w:rPr>
          <w:drawing>
            <wp:inline distT="0" distB="0" distL="0" distR="0" wp14:anchorId="499F9E0A" wp14:editId="751C9C17">
              <wp:extent cx="5867400" cy="3600450"/>
              <wp:effectExtent l="0" t="0" r="0" b="0"/>
              <wp:docPr id="9" name="Picture 9" descr="Sans titre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s titre9">
                        <a:hlinkClick r:id="rId22"/>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p>
    <w:p w14:paraId="686E8046" w14:textId="0E3D4BAC" w:rsidR="0052331A" w:rsidRPr="009315CE" w:rsidRDefault="0052331A">
      <w:pPr>
        <w:pStyle w:val="NormalWeb"/>
        <w:shd w:val="clear" w:color="auto" w:fill="FFFFFF"/>
        <w:spacing w:before="0" w:beforeAutospacing="0" w:after="150" w:afterAutospacing="0"/>
        <w:rPr>
          <w:rFonts w:ascii="Arial Narrow" w:hAnsi="Arial Narrow"/>
          <w:color w:val="4C4C4C"/>
          <w:sz w:val="28"/>
          <w:szCs w:val="28"/>
          <w:lang w:val="fr-FR"/>
          <w:rPrChange w:id="584" w:author="Salim Azim ASSANI" w:date="2018-02-14T15:57:00Z">
            <w:rPr>
              <w:color w:val="4C4C4C"/>
              <w:sz w:val="23"/>
              <w:szCs w:val="23"/>
              <w:lang w:val="fr-FR"/>
            </w:rPr>
          </w:rPrChange>
        </w:rPr>
        <w:pPrChange w:id="585" w:author="Salim Azim ASSANI" w:date="2018-02-14T09:56:00Z">
          <w:pPr>
            <w:pStyle w:val="NormalWeb"/>
            <w:shd w:val="clear" w:color="auto" w:fill="FFFFFF"/>
            <w:spacing w:before="0" w:beforeAutospacing="0" w:after="150" w:afterAutospacing="0"/>
            <w:jc w:val="both"/>
          </w:pPr>
        </w:pPrChange>
      </w:pPr>
      <w:del w:id="586" w:author="Niavo1" w:date="2018-03-12T10:58:00Z">
        <w:r w:rsidRPr="009315CE" w:rsidDel="00823DC0">
          <w:rPr>
            <w:rFonts w:ascii="Arial Narrow" w:hAnsi="Arial Narrow"/>
            <w:color w:val="4C4C4C"/>
            <w:sz w:val="28"/>
            <w:szCs w:val="28"/>
            <w:lang w:val="fr-FR"/>
            <w:rPrChange w:id="587" w:author="Salim Azim ASSANI" w:date="2018-02-14T15:57:00Z">
              <w:rPr>
                <w:color w:val="4C4C4C"/>
                <w:sz w:val="23"/>
                <w:szCs w:val="23"/>
                <w:lang w:val="fr-FR"/>
              </w:rPr>
            </w:rPrChange>
          </w:rPr>
          <w:delText>D</w:delText>
        </w:r>
      </w:del>
      <w:proofErr w:type="gramStart"/>
      <w:r w:rsidRPr="009315CE">
        <w:rPr>
          <w:rFonts w:ascii="Arial Narrow" w:hAnsi="Arial Narrow"/>
          <w:color w:val="4C4C4C"/>
          <w:sz w:val="28"/>
          <w:szCs w:val="28"/>
          <w:lang w:val="fr-FR"/>
          <w:rPrChange w:id="588" w:author="Salim Azim ASSANI" w:date="2018-02-14T15:57:00Z">
            <w:rPr>
              <w:color w:val="4C4C4C"/>
              <w:sz w:val="23"/>
              <w:szCs w:val="23"/>
              <w:lang w:val="fr-FR"/>
            </w:rPr>
          </w:rPrChange>
        </w:rPr>
        <w:t>éfinissez</w:t>
      </w:r>
      <w:proofErr w:type="gramEnd"/>
      <w:r w:rsidRPr="009315CE">
        <w:rPr>
          <w:rFonts w:ascii="Arial Narrow" w:hAnsi="Arial Narrow"/>
          <w:color w:val="4C4C4C"/>
          <w:sz w:val="28"/>
          <w:szCs w:val="28"/>
          <w:lang w:val="fr-FR"/>
          <w:rPrChange w:id="589" w:author="Salim Azim ASSANI" w:date="2018-02-14T15:57:00Z">
            <w:rPr>
              <w:color w:val="4C4C4C"/>
              <w:sz w:val="23"/>
              <w:szCs w:val="23"/>
              <w:lang w:val="fr-FR"/>
            </w:rPr>
          </w:rPrChange>
        </w:rPr>
        <w:t xml:space="preserve"> </w:t>
      </w:r>
      <w:ins w:id="590" w:author="Niavo1" w:date="2018-03-12T10:58:00Z">
        <w:r w:rsidR="00823DC0">
          <w:rPr>
            <w:rFonts w:ascii="Arial Narrow" w:hAnsi="Arial Narrow"/>
            <w:color w:val="4C4C4C"/>
            <w:sz w:val="28"/>
            <w:szCs w:val="28"/>
            <w:lang w:val="fr-FR"/>
          </w:rPr>
          <w:t xml:space="preserve">ensuite </w:t>
        </w:r>
      </w:ins>
      <w:r w:rsidRPr="009315CE">
        <w:rPr>
          <w:rFonts w:ascii="Arial Narrow" w:hAnsi="Arial Narrow"/>
          <w:color w:val="4C4C4C"/>
          <w:sz w:val="28"/>
          <w:szCs w:val="28"/>
          <w:lang w:val="fr-FR"/>
          <w:rPrChange w:id="591" w:author="Salim Azim ASSANI" w:date="2018-02-14T15:57:00Z">
            <w:rPr>
              <w:color w:val="4C4C4C"/>
              <w:sz w:val="23"/>
              <w:szCs w:val="23"/>
              <w:lang w:val="fr-FR"/>
            </w:rPr>
          </w:rPrChange>
        </w:rPr>
        <w:t>le volume que fera votre conteneur (en Ko ou Mo ou Go). L’espace sera alors alloué dans son intégralité sur le disque mais comme une coquille vide.</w:t>
      </w:r>
    </w:p>
    <w:p w14:paraId="389F6048" w14:textId="77777777" w:rsidR="00375697" w:rsidRPr="00375697" w:rsidRDefault="0052331A" w:rsidP="0052331A">
      <w:pPr>
        <w:pStyle w:val="NormalWeb"/>
        <w:shd w:val="clear" w:color="auto" w:fill="FFFFFF"/>
        <w:spacing w:before="0" w:beforeAutospacing="0" w:after="150" w:afterAutospacing="0"/>
        <w:jc w:val="both"/>
        <w:rPr>
          <w:ins w:id="592" w:author="Niavo1" w:date="2018-03-12T10:54:00Z"/>
          <w:rFonts w:ascii="Arial Narrow" w:hAnsi="Arial Narrow"/>
          <w:color w:val="4C4C4C"/>
          <w:sz w:val="28"/>
          <w:szCs w:val="28"/>
          <w:u w:val="single"/>
          <w:lang w:val="fr-FR"/>
          <w:rPrChange w:id="593" w:author="Niavo1" w:date="2018-03-12T10:54:00Z">
            <w:rPr>
              <w:ins w:id="594" w:author="Niavo1" w:date="2018-03-12T10:54:00Z"/>
              <w:rFonts w:ascii="Arial Narrow" w:hAnsi="Arial Narrow"/>
              <w:color w:val="4C4C4C"/>
              <w:sz w:val="28"/>
              <w:szCs w:val="28"/>
              <w:lang w:val="fr-FR"/>
            </w:rPr>
          </w:rPrChange>
        </w:rPr>
      </w:pPr>
      <w:r w:rsidRPr="00375697">
        <w:rPr>
          <w:rFonts w:ascii="Arial Narrow" w:hAnsi="Arial Narrow"/>
          <w:color w:val="4C4C4C"/>
          <w:sz w:val="28"/>
          <w:szCs w:val="28"/>
          <w:u w:val="single"/>
          <w:lang w:val="fr-FR"/>
          <w:rPrChange w:id="595" w:author="Niavo1" w:date="2018-03-12T10:54:00Z">
            <w:rPr>
              <w:color w:val="4C4C4C"/>
              <w:sz w:val="23"/>
              <w:szCs w:val="23"/>
              <w:lang w:val="fr-FR"/>
            </w:rPr>
          </w:rPrChange>
        </w:rPr>
        <w:t xml:space="preserve">Petit rappel : </w:t>
      </w:r>
    </w:p>
    <w:p w14:paraId="723BEF51" w14:textId="442EBA2D" w:rsidR="0052331A" w:rsidRDefault="0052331A" w:rsidP="0052331A">
      <w:pPr>
        <w:pStyle w:val="NormalWeb"/>
        <w:shd w:val="clear" w:color="auto" w:fill="FFFFFF"/>
        <w:spacing w:before="0" w:beforeAutospacing="0" w:after="150" w:afterAutospacing="0"/>
        <w:jc w:val="both"/>
        <w:rPr>
          <w:ins w:id="596" w:author="Niavo1" w:date="2018-03-12T10:53:00Z"/>
          <w:rFonts w:ascii="Arial Narrow" w:hAnsi="Arial Narrow"/>
          <w:color w:val="4C4C4C"/>
          <w:sz w:val="28"/>
          <w:szCs w:val="28"/>
          <w:lang w:val="fr-FR"/>
        </w:rPr>
      </w:pPr>
      <w:del w:id="597" w:author="Niavo1" w:date="2018-03-12T10:54:00Z">
        <w:r w:rsidRPr="009315CE" w:rsidDel="00375697">
          <w:rPr>
            <w:rFonts w:ascii="Arial Narrow" w:hAnsi="Arial Narrow"/>
            <w:color w:val="4C4C4C"/>
            <w:sz w:val="28"/>
            <w:szCs w:val="28"/>
            <w:lang w:val="fr-FR"/>
            <w:rPrChange w:id="598" w:author="Salim Azim ASSANI" w:date="2018-02-14T15:57:00Z">
              <w:rPr>
                <w:color w:val="4C4C4C"/>
                <w:sz w:val="23"/>
                <w:szCs w:val="23"/>
                <w:lang w:val="fr-FR"/>
              </w:rPr>
            </w:rPrChange>
          </w:rPr>
          <w:delText>un</w:delText>
        </w:r>
      </w:del>
      <w:ins w:id="599" w:author="Niavo1" w:date="2018-03-12T10:54:00Z">
        <w:r w:rsidR="00375697" w:rsidRPr="009315CE">
          <w:rPr>
            <w:rFonts w:ascii="Arial Narrow" w:hAnsi="Arial Narrow"/>
            <w:color w:val="4C4C4C"/>
            <w:sz w:val="28"/>
            <w:szCs w:val="28"/>
            <w:lang w:val="fr-FR"/>
            <w:rPrChange w:id="600" w:author="Salim Azim ASSANI" w:date="2018-02-14T15:57:00Z">
              <w:rPr>
                <w:rFonts w:ascii="Arial Narrow" w:hAnsi="Arial Narrow"/>
                <w:color w:val="4C4C4C"/>
                <w:sz w:val="28"/>
                <w:szCs w:val="28"/>
                <w:lang w:val="fr-FR"/>
              </w:rPr>
            </w:rPrChange>
          </w:rPr>
          <w:t>Un</w:t>
        </w:r>
      </w:ins>
      <w:r w:rsidRPr="009315CE">
        <w:rPr>
          <w:rFonts w:ascii="Arial Narrow" w:hAnsi="Arial Narrow"/>
          <w:color w:val="4C4C4C"/>
          <w:sz w:val="28"/>
          <w:szCs w:val="28"/>
          <w:lang w:val="fr-FR"/>
          <w:rPrChange w:id="601" w:author="Salim Azim ASSANI" w:date="2018-02-14T15:57:00Z">
            <w:rPr>
              <w:color w:val="4C4C4C"/>
              <w:sz w:val="23"/>
              <w:szCs w:val="23"/>
              <w:lang w:val="fr-FR"/>
            </w:rPr>
          </w:rPrChange>
        </w:rPr>
        <w:t xml:space="preserve"> Ko </w:t>
      </w:r>
      <w:del w:id="602" w:author="Niavo1" w:date="2018-03-12T10:54:00Z">
        <w:r w:rsidRPr="009315CE" w:rsidDel="00375697">
          <w:rPr>
            <w:rFonts w:ascii="Arial Narrow" w:hAnsi="Arial Narrow"/>
            <w:color w:val="4C4C4C"/>
            <w:sz w:val="28"/>
            <w:szCs w:val="28"/>
            <w:lang w:val="fr-FR"/>
            <w:rPrChange w:id="603" w:author="Salim Azim ASSANI" w:date="2018-02-14T15:57:00Z">
              <w:rPr>
                <w:color w:val="4C4C4C"/>
                <w:sz w:val="23"/>
                <w:szCs w:val="23"/>
                <w:lang w:val="fr-FR"/>
              </w:rPr>
            </w:rPrChange>
          </w:rPr>
          <w:delText xml:space="preserve">est </w:delText>
        </w:r>
      </w:del>
      <w:ins w:id="604" w:author="Niavo1" w:date="2018-03-12T10:54:00Z">
        <w:r w:rsidR="00375697">
          <w:rPr>
            <w:rFonts w:ascii="Arial Narrow" w:hAnsi="Arial Narrow"/>
            <w:color w:val="4C4C4C"/>
            <w:sz w:val="28"/>
            <w:szCs w:val="28"/>
            <w:lang w:val="fr-FR"/>
          </w:rPr>
          <w:t>(</w:t>
        </w:r>
      </w:ins>
      <w:r w:rsidRPr="009315CE">
        <w:rPr>
          <w:rFonts w:ascii="Arial Narrow" w:hAnsi="Arial Narrow"/>
          <w:color w:val="4C4C4C"/>
          <w:sz w:val="28"/>
          <w:szCs w:val="28"/>
          <w:lang w:val="fr-FR"/>
          <w:rPrChange w:id="605" w:author="Salim Azim ASSANI" w:date="2018-02-14T15:57:00Z">
            <w:rPr>
              <w:color w:val="4C4C4C"/>
              <w:sz w:val="23"/>
              <w:szCs w:val="23"/>
              <w:lang w:val="fr-FR"/>
            </w:rPr>
          </w:rPrChange>
        </w:rPr>
        <w:t>Kilo Octet</w:t>
      </w:r>
      <w:ins w:id="606" w:author="Niavo1" w:date="2018-03-12T10:54:00Z">
        <w:r w:rsidR="00375697">
          <w:rPr>
            <w:rFonts w:ascii="Arial Narrow" w:hAnsi="Arial Narrow"/>
            <w:color w:val="4C4C4C"/>
            <w:sz w:val="28"/>
            <w:szCs w:val="28"/>
            <w:lang w:val="fr-FR"/>
          </w:rPr>
          <w:t>)</w:t>
        </w:r>
      </w:ins>
      <w:r w:rsidRPr="009315CE">
        <w:rPr>
          <w:rFonts w:ascii="Arial Narrow" w:hAnsi="Arial Narrow"/>
          <w:color w:val="4C4C4C"/>
          <w:sz w:val="28"/>
          <w:szCs w:val="28"/>
          <w:lang w:val="fr-FR"/>
          <w:rPrChange w:id="607" w:author="Salim Azim ASSANI" w:date="2018-02-14T15:57:00Z">
            <w:rPr>
              <w:color w:val="4C4C4C"/>
              <w:sz w:val="23"/>
              <w:szCs w:val="23"/>
              <w:lang w:val="fr-FR"/>
            </w:rPr>
          </w:rPrChange>
        </w:rPr>
        <w:t xml:space="preserve"> = 1000 octets et qu’il ne faut pas confondre avec un </w:t>
      </w:r>
      <w:proofErr w:type="spellStart"/>
      <w:r w:rsidRPr="009315CE">
        <w:rPr>
          <w:rFonts w:ascii="Arial Narrow" w:hAnsi="Arial Narrow"/>
          <w:color w:val="4C4C4C"/>
          <w:sz w:val="28"/>
          <w:szCs w:val="28"/>
          <w:lang w:val="fr-FR"/>
          <w:rPrChange w:id="608" w:author="Salim Azim ASSANI" w:date="2018-02-14T15:57:00Z">
            <w:rPr>
              <w:color w:val="4C4C4C"/>
              <w:sz w:val="23"/>
              <w:szCs w:val="23"/>
              <w:lang w:val="fr-FR"/>
            </w:rPr>
          </w:rPrChange>
        </w:rPr>
        <w:t>Kibi</w:t>
      </w:r>
      <w:proofErr w:type="spellEnd"/>
      <w:r w:rsidRPr="009315CE">
        <w:rPr>
          <w:rFonts w:ascii="Arial Narrow" w:hAnsi="Arial Narrow"/>
          <w:color w:val="4C4C4C"/>
          <w:sz w:val="28"/>
          <w:szCs w:val="28"/>
          <w:lang w:val="fr-FR"/>
          <w:rPrChange w:id="609" w:author="Salim Azim ASSANI" w:date="2018-02-14T15:57:00Z">
            <w:rPr>
              <w:color w:val="4C4C4C"/>
              <w:sz w:val="23"/>
              <w:szCs w:val="23"/>
              <w:lang w:val="fr-FR"/>
            </w:rPr>
          </w:rPrChange>
        </w:rPr>
        <w:t xml:space="preserve"> Octet = 1024 octets. Le CEI a normalisé tout ceci (le </w:t>
      </w:r>
      <w:proofErr w:type="spellStart"/>
      <w:r w:rsidRPr="009315CE">
        <w:rPr>
          <w:rFonts w:ascii="Arial Narrow" w:hAnsi="Arial Narrow"/>
          <w:color w:val="4C4C4C"/>
          <w:sz w:val="28"/>
          <w:szCs w:val="28"/>
          <w:lang w:val="fr-FR"/>
          <w:rPrChange w:id="610" w:author="Salim Azim ASSANI" w:date="2018-02-14T15:57:00Z">
            <w:rPr>
              <w:color w:val="4C4C4C"/>
              <w:sz w:val="23"/>
              <w:szCs w:val="23"/>
              <w:lang w:val="fr-FR"/>
            </w:rPr>
          </w:rPrChange>
        </w:rPr>
        <w:t>kibi</w:t>
      </w:r>
      <w:proofErr w:type="spellEnd"/>
      <w:r w:rsidRPr="009315CE">
        <w:rPr>
          <w:rFonts w:ascii="Arial Narrow" w:hAnsi="Arial Narrow"/>
          <w:color w:val="4C4C4C"/>
          <w:sz w:val="28"/>
          <w:szCs w:val="28"/>
          <w:lang w:val="fr-FR"/>
          <w:rPrChange w:id="611" w:author="Salim Azim ASSANI" w:date="2018-02-14T15:57:00Z">
            <w:rPr>
              <w:color w:val="4C4C4C"/>
              <w:sz w:val="23"/>
              <w:szCs w:val="23"/>
              <w:lang w:val="fr-FR"/>
            </w:rPr>
          </w:rPrChange>
        </w:rPr>
        <w:t xml:space="preserve"> octet, le </w:t>
      </w:r>
      <w:proofErr w:type="spellStart"/>
      <w:r w:rsidRPr="009315CE">
        <w:rPr>
          <w:rFonts w:ascii="Arial Narrow" w:hAnsi="Arial Narrow"/>
          <w:color w:val="4C4C4C"/>
          <w:sz w:val="28"/>
          <w:szCs w:val="28"/>
          <w:lang w:val="fr-FR"/>
          <w:rPrChange w:id="612" w:author="Salim Azim ASSANI" w:date="2018-02-14T15:57:00Z">
            <w:rPr>
              <w:color w:val="4C4C4C"/>
              <w:sz w:val="23"/>
              <w:szCs w:val="23"/>
              <w:lang w:val="fr-FR"/>
            </w:rPr>
          </w:rPrChange>
        </w:rPr>
        <w:t>mebioctet</w:t>
      </w:r>
      <w:proofErr w:type="spellEnd"/>
      <w:r w:rsidRPr="009315CE">
        <w:rPr>
          <w:rFonts w:ascii="Arial Narrow" w:hAnsi="Arial Narrow"/>
          <w:color w:val="4C4C4C"/>
          <w:sz w:val="28"/>
          <w:szCs w:val="28"/>
          <w:lang w:val="fr-FR"/>
          <w:rPrChange w:id="613" w:author="Salim Azim ASSANI" w:date="2018-02-14T15:57:00Z">
            <w:rPr>
              <w:color w:val="4C4C4C"/>
              <w:sz w:val="23"/>
              <w:szCs w:val="23"/>
              <w:lang w:val="fr-FR"/>
            </w:rPr>
          </w:rPrChange>
        </w:rPr>
        <w:t>,…) en 1998.</w:t>
      </w:r>
    </w:p>
    <w:p w14:paraId="7758DACD" w14:textId="62013C09" w:rsidR="00375697" w:rsidRPr="009315CE" w:rsidRDefault="00375697"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614" w:author="Salim Azim ASSANI" w:date="2018-02-14T15:57:00Z">
            <w:rPr>
              <w:color w:val="4C4C4C"/>
              <w:sz w:val="23"/>
              <w:szCs w:val="23"/>
              <w:lang w:val="fr-FR"/>
            </w:rPr>
          </w:rPrChange>
        </w:rPr>
      </w:pPr>
      <w:moveToRangeStart w:id="615" w:author="Niavo1" w:date="2018-03-12T10:53:00Z" w:name="move508615363"/>
      <w:moveTo w:id="616" w:author="Niavo1" w:date="2018-03-12T10:53:00Z">
        <w:r w:rsidRPr="009315CE">
          <w:rPr>
            <w:rFonts w:ascii="Arial Narrow" w:hAnsi="Arial Narrow"/>
            <w:noProof/>
            <w:color w:val="4C4C4C"/>
            <w:sz w:val="28"/>
            <w:szCs w:val="28"/>
            <w:lang w:val="fr-FR" w:eastAsia="fr-FR"/>
            <w:rPrChange w:id="617" w:author="Salim Azim ASSANI" w:date="2018-02-14T15:57:00Z">
              <w:rPr>
                <w:noProof/>
                <w:color w:val="4C4C4C"/>
                <w:sz w:val="23"/>
                <w:szCs w:val="23"/>
                <w:lang w:val="fr-FR" w:eastAsia="fr-FR"/>
              </w:rPr>
            </w:rPrChange>
          </w:rPr>
          <w:lastRenderedPageBreak/>
          <w:drawing>
            <wp:inline distT="0" distB="0" distL="0" distR="0" wp14:anchorId="64692279" wp14:editId="305C69CE">
              <wp:extent cx="4407535" cy="2704513"/>
              <wp:effectExtent l="0" t="0" r="1206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ns-titre9.png"/>
                      <pic:cNvPicPr/>
                    </pic:nvPicPr>
                    <pic:blipFill>
                      <a:blip r:embed="rId21">
                        <a:extLst>
                          <a:ext uri="{28A0092B-C50C-407E-A947-70E740481C1C}">
                            <a14:useLocalDpi xmlns:a14="http://schemas.microsoft.com/office/drawing/2010/main" val="0"/>
                          </a:ext>
                        </a:extLst>
                      </a:blip>
                      <a:stretch>
                        <a:fillRect/>
                      </a:stretch>
                    </pic:blipFill>
                    <pic:spPr>
                      <a:xfrm>
                        <a:off x="0" y="0"/>
                        <a:ext cx="4409117" cy="2705484"/>
                      </a:xfrm>
                      <a:prstGeom prst="rect">
                        <a:avLst/>
                      </a:prstGeom>
                    </pic:spPr>
                  </pic:pic>
                </a:graphicData>
              </a:graphic>
            </wp:inline>
          </w:drawing>
        </w:r>
      </w:moveTo>
      <w:moveToRangeEnd w:id="615"/>
    </w:p>
    <w:p w14:paraId="78B47392" w14:textId="20FB820D" w:rsidR="001E6DAE" w:rsidRPr="009315CE" w:rsidRDefault="001E6DAE">
      <w:pPr>
        <w:pStyle w:val="NormalWeb"/>
        <w:shd w:val="clear" w:color="auto" w:fill="FFFFFF"/>
        <w:spacing w:before="0" w:beforeAutospacing="0" w:after="150" w:afterAutospacing="0"/>
        <w:rPr>
          <w:ins w:id="618" w:author="Salim Azim ASSANI" w:date="2018-02-14T15:26:00Z"/>
          <w:rFonts w:ascii="Arial Narrow" w:hAnsi="Arial Narrow"/>
          <w:color w:val="4C4C4C"/>
          <w:sz w:val="28"/>
          <w:szCs w:val="28"/>
          <w:rPrChange w:id="619" w:author="Salim Azim ASSANI" w:date="2018-02-14T15:57:00Z">
            <w:rPr>
              <w:ins w:id="620" w:author="Salim Azim ASSANI" w:date="2018-02-14T15:26:00Z"/>
              <w:color w:val="4C4C4C"/>
              <w:sz w:val="23"/>
              <w:szCs w:val="23"/>
            </w:rPr>
          </w:rPrChange>
        </w:rPr>
        <w:pPrChange w:id="621" w:author="Salim Azim ASSANI" w:date="2018-02-14T15:26:00Z">
          <w:pPr>
            <w:pStyle w:val="NormalWeb"/>
            <w:shd w:val="clear" w:color="auto" w:fill="FFFFFF"/>
            <w:spacing w:before="0" w:beforeAutospacing="0" w:after="150" w:afterAutospacing="0"/>
            <w:jc w:val="both"/>
          </w:pPr>
        </w:pPrChange>
      </w:pPr>
      <w:moveFromRangeStart w:id="622" w:author="Niavo1" w:date="2018-03-12T10:54:00Z" w:name="move508615425"/>
      <w:moveFrom w:id="623" w:author="Niavo1" w:date="2018-03-12T10:54:00Z">
        <w:ins w:id="624" w:author="Salim Azim ASSANI" w:date="2018-02-14T15:27:00Z">
          <w:r w:rsidRPr="009315CE" w:rsidDel="00375697">
            <w:rPr>
              <w:rFonts w:ascii="Arial Narrow" w:hAnsi="Arial Narrow"/>
              <w:noProof/>
              <w:color w:val="4C4C4C"/>
              <w:sz w:val="28"/>
              <w:szCs w:val="28"/>
              <w:lang w:val="fr-FR" w:eastAsia="fr-FR"/>
              <w:rPrChange w:id="625" w:author="Salim Azim ASSANI" w:date="2018-02-14T15:57:00Z">
                <w:rPr>
                  <w:noProof/>
                  <w:color w:val="4C4C4C"/>
                  <w:sz w:val="23"/>
                  <w:szCs w:val="23"/>
                  <w:lang w:val="fr-FR" w:eastAsia="fr-FR"/>
                </w:rPr>
              </w:rPrChange>
            </w:rPr>
            <w:drawing>
              <wp:inline distT="0" distB="0" distL="0" distR="0" wp14:anchorId="5FF9C616" wp14:editId="6BB8E045">
                <wp:extent cx="4636135" cy="284478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titre10.png"/>
                        <pic:cNvPicPr/>
                      </pic:nvPicPr>
                      <pic:blipFill>
                        <a:blip r:embed="rId23">
                          <a:extLst>
                            <a:ext uri="{28A0092B-C50C-407E-A947-70E740481C1C}">
                              <a14:useLocalDpi xmlns:a14="http://schemas.microsoft.com/office/drawing/2010/main" val="0"/>
                            </a:ext>
                          </a:extLst>
                        </a:blip>
                        <a:stretch>
                          <a:fillRect/>
                        </a:stretch>
                      </pic:blipFill>
                      <pic:spPr>
                        <a:xfrm>
                          <a:off x="0" y="0"/>
                          <a:ext cx="4640803" cy="2847650"/>
                        </a:xfrm>
                        <a:prstGeom prst="rect">
                          <a:avLst/>
                        </a:prstGeom>
                      </pic:spPr>
                    </pic:pic>
                  </a:graphicData>
                </a:graphic>
              </wp:inline>
            </w:drawing>
          </w:r>
        </w:ins>
      </w:moveFrom>
      <w:moveFromRangeEnd w:id="622"/>
    </w:p>
    <w:p w14:paraId="0058FA3B" w14:textId="734C1D38" w:rsidR="0052331A" w:rsidRPr="009315CE" w:rsidDel="00004C51" w:rsidRDefault="0052331A" w:rsidP="0052331A">
      <w:pPr>
        <w:pStyle w:val="NormalWeb"/>
        <w:shd w:val="clear" w:color="auto" w:fill="FFFFFF"/>
        <w:spacing w:before="0" w:beforeAutospacing="0" w:after="150" w:afterAutospacing="0"/>
        <w:rPr>
          <w:del w:id="626" w:author="Salim Azim ASSANI" w:date="2018-02-14T15:26:00Z"/>
          <w:rFonts w:ascii="Arial Narrow" w:hAnsi="Arial Narrow"/>
          <w:color w:val="4C4C4C"/>
          <w:sz w:val="28"/>
          <w:szCs w:val="28"/>
          <w:rPrChange w:id="627" w:author="Salim Azim ASSANI" w:date="2018-02-14T15:57:00Z">
            <w:rPr>
              <w:del w:id="628" w:author="Salim Azim ASSANI" w:date="2018-02-14T15:26:00Z"/>
              <w:color w:val="4C4C4C"/>
              <w:sz w:val="23"/>
              <w:szCs w:val="23"/>
            </w:rPr>
          </w:rPrChange>
        </w:rPr>
      </w:pPr>
      <w:del w:id="629" w:author="Salim Azim ASSANI" w:date="2018-02-14T15:26:00Z">
        <w:r w:rsidRPr="009315CE" w:rsidDel="001E6DAE">
          <w:rPr>
            <w:rFonts w:ascii="Arial Narrow" w:hAnsi="Arial Narrow"/>
            <w:color w:val="618EBA"/>
            <w:sz w:val="28"/>
            <w:szCs w:val="28"/>
            <w:lang w:eastAsia="fr-FR"/>
            <w:rPrChange w:id="630" w:author="Salim Azim ASSANI" w:date="2018-02-14T15:57:00Z">
              <w:rPr>
                <w:color w:val="618EBA"/>
                <w:sz w:val="23"/>
                <w:szCs w:val="23"/>
                <w:lang w:eastAsia="fr-FR"/>
              </w:rPr>
            </w:rPrChange>
          </w:rPr>
          <w:drawing>
            <wp:inline distT="0" distB="0" distL="0" distR="0" wp14:anchorId="1B9DB2F0" wp14:editId="4A09E574">
              <wp:extent cx="5867400" cy="3600450"/>
              <wp:effectExtent l="0" t="0" r="0" b="0"/>
              <wp:docPr id="10" name="Picture 10" descr="Sans titre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ns titre10">
                        <a:hlinkClick r:id="rId24"/>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p>
    <w:p w14:paraId="70844A06" w14:textId="77777777" w:rsidR="0052331A" w:rsidRPr="009315CE" w:rsidDel="001E6DAE" w:rsidRDefault="0052331A" w:rsidP="0052331A">
      <w:pPr>
        <w:pStyle w:val="NormalWeb"/>
        <w:shd w:val="clear" w:color="auto" w:fill="FFFFFF"/>
        <w:spacing w:before="0" w:beforeAutospacing="0" w:after="150" w:afterAutospacing="0"/>
        <w:rPr>
          <w:del w:id="631" w:author="Salim Azim ASSANI" w:date="2018-02-14T15:26:00Z"/>
          <w:rFonts w:ascii="Arial Narrow" w:hAnsi="Arial Narrow"/>
          <w:color w:val="4C4C4C"/>
          <w:sz w:val="28"/>
          <w:szCs w:val="28"/>
          <w:lang w:val="fr-FR"/>
          <w:rPrChange w:id="632" w:author="Salim Azim ASSANI" w:date="2018-02-14T15:57:00Z">
            <w:rPr>
              <w:del w:id="633" w:author="Salim Azim ASSANI" w:date="2018-02-14T15:26:00Z"/>
              <w:color w:val="4C4C4C"/>
              <w:sz w:val="23"/>
              <w:szCs w:val="23"/>
              <w:lang w:val="fr-FR"/>
            </w:rPr>
          </w:rPrChange>
        </w:rPr>
      </w:pPr>
      <w:del w:id="634" w:author="Salim Azim ASSANI" w:date="2018-02-14T15:26:00Z">
        <w:r w:rsidRPr="009315CE" w:rsidDel="00004C51">
          <w:rPr>
            <w:rFonts w:ascii="Arial Narrow" w:hAnsi="Arial Narrow"/>
            <w:color w:val="4C4C4C"/>
            <w:sz w:val="28"/>
            <w:szCs w:val="28"/>
            <w:rPrChange w:id="635" w:author="Salim Azim ASSANI" w:date="2018-02-14T15:57:00Z">
              <w:rPr>
                <w:color w:val="4C4C4C"/>
                <w:sz w:val="23"/>
                <w:szCs w:val="23"/>
              </w:rPr>
            </w:rPrChange>
          </w:rPr>
          <w:delText> </w:delText>
        </w:r>
      </w:del>
    </w:p>
    <w:p w14:paraId="1E18C8E9" w14:textId="30DB77EB" w:rsidR="0052331A" w:rsidRPr="009315CE" w:rsidRDefault="0052331A">
      <w:pPr>
        <w:pStyle w:val="NormalWeb"/>
        <w:shd w:val="clear" w:color="auto" w:fill="FFFFFF"/>
        <w:spacing w:before="0" w:beforeAutospacing="0" w:after="150" w:afterAutospacing="0"/>
        <w:rPr>
          <w:rFonts w:ascii="Arial Narrow" w:hAnsi="Arial Narrow"/>
          <w:color w:val="4C4C4C"/>
          <w:sz w:val="28"/>
          <w:szCs w:val="28"/>
          <w:lang w:val="fr-FR"/>
          <w:rPrChange w:id="636" w:author="Salim Azim ASSANI" w:date="2018-02-14T15:57:00Z">
            <w:rPr>
              <w:color w:val="4C4C4C"/>
              <w:sz w:val="23"/>
              <w:szCs w:val="23"/>
              <w:lang w:val="fr-FR"/>
            </w:rPr>
          </w:rPrChange>
        </w:rPr>
        <w:pPrChange w:id="637" w:author="Salim Azim ASSANI" w:date="2018-02-14T15:26:00Z">
          <w:pPr>
            <w:pStyle w:val="NormalWeb"/>
            <w:shd w:val="clear" w:color="auto" w:fill="FFFFFF"/>
            <w:spacing w:before="0" w:beforeAutospacing="0" w:after="150" w:afterAutospacing="0"/>
            <w:jc w:val="both"/>
          </w:pPr>
        </w:pPrChange>
      </w:pPr>
      <w:r w:rsidRPr="009315CE">
        <w:rPr>
          <w:rFonts w:ascii="Arial Narrow" w:hAnsi="Arial Narrow"/>
          <w:color w:val="4C4C4C"/>
          <w:sz w:val="28"/>
          <w:szCs w:val="28"/>
          <w:lang w:val="fr-FR"/>
          <w:rPrChange w:id="638" w:author="Salim Azim ASSANI" w:date="2018-02-14T15:57:00Z">
            <w:rPr>
              <w:color w:val="4C4C4C"/>
              <w:sz w:val="23"/>
              <w:szCs w:val="23"/>
              <w:lang w:val="fr-FR"/>
            </w:rPr>
          </w:rPrChange>
        </w:rPr>
        <w:t>Sur le choix du mot de passe, inutile de préciser que plus c’est long plus c’est bon</w:t>
      </w:r>
      <w:ins w:id="639" w:author="Niavo1" w:date="2018-03-12T10:55:00Z">
        <w:r w:rsidR="00375697">
          <w:rPr>
            <w:rFonts w:ascii="Arial Narrow" w:hAnsi="Arial Narrow"/>
            <w:color w:val="4C4C4C"/>
            <w:sz w:val="28"/>
            <w:szCs w:val="28"/>
            <w:lang w:val="fr-FR"/>
          </w:rPr>
          <w:t xml:space="preserve">. </w:t>
        </w:r>
      </w:ins>
      <w:del w:id="640" w:author="Niavo1" w:date="2018-03-12T10:55:00Z">
        <w:r w:rsidRPr="009315CE" w:rsidDel="00375697">
          <w:rPr>
            <w:rFonts w:ascii="Arial Narrow" w:hAnsi="Arial Narrow"/>
            <w:color w:val="4C4C4C"/>
            <w:sz w:val="28"/>
            <w:szCs w:val="28"/>
            <w:lang w:val="fr-FR"/>
            <w:rPrChange w:id="641" w:author="Salim Azim ASSANI" w:date="2018-02-14T15:57:00Z">
              <w:rPr>
                <w:color w:val="4C4C4C"/>
                <w:sz w:val="23"/>
                <w:szCs w:val="23"/>
                <w:lang w:val="fr-FR"/>
              </w:rPr>
            </w:rPrChange>
          </w:rPr>
          <w:delText xml:space="preserve"> … m</w:delText>
        </w:r>
      </w:del>
      <w:ins w:id="642" w:author="Niavo1" w:date="2018-03-12T10:55:00Z">
        <w:r w:rsidR="00375697">
          <w:rPr>
            <w:rFonts w:ascii="Arial Narrow" w:hAnsi="Arial Narrow"/>
            <w:color w:val="4C4C4C"/>
            <w:sz w:val="28"/>
            <w:szCs w:val="28"/>
            <w:lang w:val="fr-FR"/>
          </w:rPr>
          <w:t>M</w:t>
        </w:r>
      </w:ins>
      <w:r w:rsidRPr="009315CE">
        <w:rPr>
          <w:rFonts w:ascii="Arial Narrow" w:hAnsi="Arial Narrow"/>
          <w:color w:val="4C4C4C"/>
          <w:sz w:val="28"/>
          <w:szCs w:val="28"/>
          <w:lang w:val="fr-FR"/>
          <w:rPrChange w:id="643" w:author="Salim Azim ASSANI" w:date="2018-02-14T15:57:00Z">
            <w:rPr>
              <w:color w:val="4C4C4C"/>
              <w:sz w:val="23"/>
              <w:szCs w:val="23"/>
              <w:lang w:val="fr-FR"/>
            </w:rPr>
          </w:rPrChange>
        </w:rPr>
        <w:t>ais si c’est trop long et trop compliqué on est obligé de le noter sur un post-it</w:t>
      </w:r>
      <w:ins w:id="644" w:author="Niavo1" w:date="2018-03-12T10:55:00Z">
        <w:r w:rsidR="00375697">
          <w:rPr>
            <w:rFonts w:ascii="Arial Narrow" w:hAnsi="Arial Narrow"/>
            <w:color w:val="4C4C4C"/>
            <w:sz w:val="28"/>
            <w:szCs w:val="28"/>
            <w:lang w:val="fr-FR"/>
          </w:rPr>
          <w:t>.</w:t>
        </w:r>
      </w:ins>
      <w:del w:id="645" w:author="Niavo1" w:date="2018-03-12T10:55:00Z">
        <w:r w:rsidRPr="009315CE" w:rsidDel="00375697">
          <w:rPr>
            <w:rFonts w:ascii="Arial Narrow" w:hAnsi="Arial Narrow"/>
            <w:color w:val="4C4C4C"/>
            <w:sz w:val="28"/>
            <w:szCs w:val="28"/>
            <w:lang w:val="fr-FR"/>
            <w:rPrChange w:id="646"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647" w:author="Salim Azim ASSANI" w:date="2018-02-14T15:57:00Z">
            <w:rPr>
              <w:color w:val="4C4C4C"/>
              <w:sz w:val="23"/>
              <w:szCs w:val="23"/>
              <w:lang w:val="fr-FR"/>
            </w:rPr>
          </w:rPrChange>
        </w:rPr>
        <w:t xml:space="preserve"> Cela n’empêche pas pour autant d’y glisser quelques caractères exotiques</w:t>
      </w:r>
      <w:ins w:id="648" w:author="Niavo1" w:date="2018-03-12T10:55:00Z">
        <w:r w:rsidR="00375697">
          <w:rPr>
            <w:rFonts w:ascii="Arial Narrow" w:hAnsi="Arial Narrow"/>
            <w:color w:val="4C4C4C"/>
            <w:sz w:val="28"/>
            <w:szCs w:val="28"/>
            <w:lang w:val="fr-FR"/>
          </w:rPr>
          <w:t xml:space="preserve"> comme les</w:t>
        </w:r>
      </w:ins>
      <w:del w:id="649" w:author="Niavo1" w:date="2018-03-12T10:55:00Z">
        <w:r w:rsidRPr="009315CE" w:rsidDel="00375697">
          <w:rPr>
            <w:rFonts w:ascii="Arial Narrow" w:hAnsi="Arial Narrow"/>
            <w:color w:val="4C4C4C"/>
            <w:sz w:val="28"/>
            <w:szCs w:val="28"/>
            <w:lang w:val="fr-FR"/>
            <w:rPrChange w:id="650"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651" w:author="Salim Azim ASSANI" w:date="2018-02-14T15:57:00Z">
            <w:rPr>
              <w:color w:val="4C4C4C"/>
              <w:sz w:val="23"/>
              <w:szCs w:val="23"/>
              <w:lang w:val="fr-FR"/>
            </w:rPr>
          </w:rPrChange>
        </w:rPr>
        <w:t xml:space="preserve"> chiffres, </w:t>
      </w:r>
      <w:ins w:id="652" w:author="Niavo1" w:date="2018-03-12T10:55:00Z">
        <w:r w:rsidR="00375697">
          <w:rPr>
            <w:rFonts w:ascii="Arial Narrow" w:hAnsi="Arial Narrow"/>
            <w:color w:val="4C4C4C"/>
            <w:sz w:val="28"/>
            <w:szCs w:val="28"/>
            <w:lang w:val="fr-FR"/>
          </w:rPr>
          <w:t xml:space="preserve">les </w:t>
        </w:r>
      </w:ins>
      <w:r w:rsidRPr="009315CE">
        <w:rPr>
          <w:rFonts w:ascii="Arial Narrow" w:hAnsi="Arial Narrow"/>
          <w:color w:val="4C4C4C"/>
          <w:sz w:val="28"/>
          <w:szCs w:val="28"/>
          <w:lang w:val="fr-FR"/>
          <w:rPrChange w:id="653" w:author="Salim Azim ASSANI" w:date="2018-02-14T15:57:00Z">
            <w:rPr>
              <w:color w:val="4C4C4C"/>
              <w:sz w:val="23"/>
              <w:szCs w:val="23"/>
              <w:lang w:val="fr-FR"/>
            </w:rPr>
          </w:rPrChange>
        </w:rPr>
        <w:t xml:space="preserve">majuscules, </w:t>
      </w:r>
      <w:ins w:id="654" w:author="Niavo1" w:date="2018-03-12T10:55:00Z">
        <w:r w:rsidR="00375697">
          <w:rPr>
            <w:rFonts w:ascii="Arial Narrow" w:hAnsi="Arial Narrow"/>
            <w:color w:val="4C4C4C"/>
            <w:sz w:val="28"/>
            <w:szCs w:val="28"/>
            <w:lang w:val="fr-FR"/>
          </w:rPr>
          <w:t xml:space="preserve">les </w:t>
        </w:r>
      </w:ins>
      <w:r w:rsidRPr="009315CE">
        <w:rPr>
          <w:rFonts w:ascii="Arial Narrow" w:hAnsi="Arial Narrow"/>
          <w:color w:val="4C4C4C"/>
          <w:sz w:val="28"/>
          <w:szCs w:val="28"/>
          <w:lang w:val="fr-FR"/>
          <w:rPrChange w:id="655" w:author="Salim Azim ASSANI" w:date="2018-02-14T15:57:00Z">
            <w:rPr>
              <w:color w:val="4C4C4C"/>
              <w:sz w:val="23"/>
              <w:szCs w:val="23"/>
              <w:lang w:val="fr-FR"/>
            </w:rPr>
          </w:rPrChange>
        </w:rPr>
        <w:t>minuscules</w:t>
      </w:r>
      <w:ins w:id="656" w:author="Niavo1" w:date="2018-03-12T10:55:00Z">
        <w:r w:rsidR="00375697">
          <w:rPr>
            <w:rFonts w:ascii="Arial Narrow" w:hAnsi="Arial Narrow"/>
            <w:color w:val="4C4C4C"/>
            <w:sz w:val="28"/>
            <w:szCs w:val="28"/>
            <w:lang w:val="fr-FR"/>
          </w:rPr>
          <w:t>, etc.</w:t>
        </w:r>
      </w:ins>
      <w:del w:id="657" w:author="Niavo1" w:date="2018-03-12T10:55:00Z">
        <w:r w:rsidRPr="009315CE" w:rsidDel="00375697">
          <w:rPr>
            <w:rFonts w:ascii="Arial Narrow" w:hAnsi="Arial Narrow"/>
            <w:color w:val="4C4C4C"/>
            <w:sz w:val="28"/>
            <w:szCs w:val="28"/>
            <w:lang w:val="fr-FR"/>
            <w:rPrChange w:id="658" w:author="Salim Azim ASSANI" w:date="2018-02-14T15:57:00Z">
              <w:rPr>
                <w:color w:val="4C4C4C"/>
                <w:sz w:val="23"/>
                <w:szCs w:val="23"/>
                <w:lang w:val="fr-FR"/>
              </w:rPr>
            </w:rPrChange>
          </w:rPr>
          <w:delText>,…).</w:delText>
        </w:r>
      </w:del>
    </w:p>
    <w:p w14:paraId="37E056C1" w14:textId="6E944D8E" w:rsidR="0052331A" w:rsidRDefault="0052331A" w:rsidP="0052331A">
      <w:pPr>
        <w:pStyle w:val="NormalWeb"/>
        <w:shd w:val="clear" w:color="auto" w:fill="FFFFFF"/>
        <w:spacing w:before="0" w:beforeAutospacing="0" w:after="150" w:afterAutospacing="0"/>
        <w:jc w:val="both"/>
        <w:rPr>
          <w:ins w:id="659" w:author="Niavo1" w:date="2018-03-12T10:54:00Z"/>
          <w:rFonts w:ascii="Arial Narrow" w:hAnsi="Arial Narrow"/>
          <w:color w:val="4C4C4C"/>
          <w:sz w:val="28"/>
          <w:szCs w:val="28"/>
          <w:lang w:val="fr-FR"/>
        </w:rPr>
      </w:pPr>
      <w:r w:rsidRPr="009315CE">
        <w:rPr>
          <w:rFonts w:ascii="Arial Narrow" w:hAnsi="Arial Narrow"/>
          <w:color w:val="4C4C4C"/>
          <w:sz w:val="28"/>
          <w:szCs w:val="28"/>
          <w:lang w:val="fr-FR"/>
          <w:rPrChange w:id="660" w:author="Salim Azim ASSANI" w:date="2018-02-14T15:57:00Z">
            <w:rPr>
              <w:color w:val="4C4C4C"/>
              <w:sz w:val="23"/>
              <w:szCs w:val="23"/>
              <w:lang w:val="fr-FR"/>
            </w:rPr>
          </w:rPrChange>
        </w:rPr>
        <w:t>Le mot de passe est limité à 64 caractères. C’est ce mot de passe qui vous sera demandé pour accéder au volume chiffré</w:t>
      </w:r>
      <w:ins w:id="661" w:author="Niavo1" w:date="2018-03-12T10:55:00Z">
        <w:r w:rsidR="00375697">
          <w:rPr>
            <w:rFonts w:ascii="Arial Narrow" w:hAnsi="Arial Narrow"/>
            <w:color w:val="4C4C4C"/>
            <w:sz w:val="28"/>
            <w:szCs w:val="28"/>
            <w:lang w:val="fr-FR"/>
          </w:rPr>
          <w:t xml:space="preserve"> à chaque fois que vous y accédez</w:t>
        </w:r>
      </w:ins>
      <w:r w:rsidRPr="009315CE">
        <w:rPr>
          <w:rFonts w:ascii="Arial Narrow" w:hAnsi="Arial Narrow"/>
          <w:color w:val="4C4C4C"/>
          <w:sz w:val="28"/>
          <w:szCs w:val="28"/>
          <w:lang w:val="fr-FR"/>
          <w:rPrChange w:id="662" w:author="Salim Azim ASSANI" w:date="2018-02-14T15:57:00Z">
            <w:rPr>
              <w:color w:val="4C4C4C"/>
              <w:sz w:val="23"/>
              <w:szCs w:val="23"/>
              <w:lang w:val="fr-FR"/>
            </w:rPr>
          </w:rPrChange>
        </w:rPr>
        <w:t>.</w:t>
      </w:r>
    </w:p>
    <w:p w14:paraId="2E80B612" w14:textId="513F1E98" w:rsidR="00375697" w:rsidRPr="009315CE" w:rsidRDefault="00375697"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663" w:author="Salim Azim ASSANI" w:date="2018-02-14T15:57:00Z">
            <w:rPr>
              <w:color w:val="4C4C4C"/>
              <w:sz w:val="23"/>
              <w:szCs w:val="23"/>
              <w:lang w:val="fr-FR"/>
            </w:rPr>
          </w:rPrChange>
        </w:rPr>
      </w:pPr>
      <w:moveToRangeStart w:id="664" w:author="Niavo1" w:date="2018-03-12T10:54:00Z" w:name="move508615425"/>
      <w:moveTo w:id="665" w:author="Niavo1" w:date="2018-03-12T10:54:00Z">
        <w:r w:rsidRPr="009315CE">
          <w:rPr>
            <w:rFonts w:ascii="Arial Narrow" w:hAnsi="Arial Narrow"/>
            <w:noProof/>
            <w:color w:val="4C4C4C"/>
            <w:sz w:val="28"/>
            <w:szCs w:val="28"/>
            <w:lang w:val="fr-FR" w:eastAsia="fr-FR"/>
            <w:rPrChange w:id="666" w:author="Salim Azim ASSANI" w:date="2018-02-14T15:57:00Z">
              <w:rPr>
                <w:noProof/>
                <w:color w:val="4C4C4C"/>
                <w:sz w:val="23"/>
                <w:szCs w:val="23"/>
                <w:lang w:val="fr-FR" w:eastAsia="fr-FR"/>
              </w:rPr>
            </w:rPrChange>
          </w:rPr>
          <w:drawing>
            <wp:inline distT="0" distB="0" distL="0" distR="0" wp14:anchorId="7D858B53" wp14:editId="073EF4C1">
              <wp:extent cx="4636135" cy="284478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s-titre10.png"/>
                      <pic:cNvPicPr/>
                    </pic:nvPicPr>
                    <pic:blipFill>
                      <a:blip r:embed="rId23">
                        <a:extLst>
                          <a:ext uri="{28A0092B-C50C-407E-A947-70E740481C1C}">
                            <a14:useLocalDpi xmlns:a14="http://schemas.microsoft.com/office/drawing/2010/main" val="0"/>
                          </a:ext>
                        </a:extLst>
                      </a:blip>
                      <a:stretch>
                        <a:fillRect/>
                      </a:stretch>
                    </pic:blipFill>
                    <pic:spPr>
                      <a:xfrm>
                        <a:off x="0" y="0"/>
                        <a:ext cx="4640803" cy="2847650"/>
                      </a:xfrm>
                      <a:prstGeom prst="rect">
                        <a:avLst/>
                      </a:prstGeom>
                    </pic:spPr>
                  </pic:pic>
                </a:graphicData>
              </a:graphic>
            </wp:inline>
          </w:drawing>
        </w:r>
      </w:moveTo>
      <w:moveToRangeEnd w:id="664"/>
    </w:p>
    <w:p w14:paraId="55E151F1" w14:textId="29A692DE" w:rsidR="0052331A" w:rsidRPr="009315CE" w:rsidRDefault="0052331A"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667" w:author="Salim Azim ASSANI" w:date="2018-02-14T15:57:00Z">
            <w:rPr>
              <w:color w:val="4C4C4C"/>
              <w:sz w:val="23"/>
              <w:szCs w:val="23"/>
              <w:lang w:val="fr-FR"/>
            </w:rPr>
          </w:rPrChange>
        </w:rPr>
      </w:pPr>
      <w:r w:rsidRPr="009315CE">
        <w:rPr>
          <w:rFonts w:ascii="Arial Narrow" w:hAnsi="Arial Narrow"/>
          <w:color w:val="4C4C4C"/>
          <w:sz w:val="28"/>
          <w:szCs w:val="28"/>
          <w:lang w:val="fr-FR"/>
          <w:rPrChange w:id="668" w:author="Salim Azim ASSANI" w:date="2018-02-14T15:57:00Z">
            <w:rPr>
              <w:color w:val="4C4C4C"/>
              <w:sz w:val="23"/>
              <w:szCs w:val="23"/>
              <w:lang w:val="fr-FR"/>
            </w:rPr>
          </w:rPrChange>
        </w:rPr>
        <w:t xml:space="preserve">Si vous cochez « Fichier Clé », vous devrez indiquer un fichier qui servira de « clé » supplémentaire au mot de passe. Ce fichier sera ensuite toujours nécessaire pour pouvoir ouvrir le fichier </w:t>
      </w:r>
      <w:proofErr w:type="spellStart"/>
      <w:r w:rsidRPr="009315CE">
        <w:rPr>
          <w:rFonts w:ascii="Arial Narrow" w:hAnsi="Arial Narrow"/>
          <w:color w:val="4C4C4C"/>
          <w:sz w:val="28"/>
          <w:szCs w:val="28"/>
          <w:lang w:val="fr-FR"/>
          <w:rPrChange w:id="669" w:author="Salim Azim ASSANI" w:date="2018-02-14T15:57:00Z">
            <w:rPr>
              <w:color w:val="4C4C4C"/>
              <w:sz w:val="23"/>
              <w:szCs w:val="23"/>
              <w:lang w:val="fr-FR"/>
            </w:rPr>
          </w:rPrChange>
        </w:rPr>
        <w:t>TrueCrypt</w:t>
      </w:r>
      <w:proofErr w:type="spellEnd"/>
      <w:r w:rsidRPr="009315CE">
        <w:rPr>
          <w:rFonts w:ascii="Arial Narrow" w:hAnsi="Arial Narrow"/>
          <w:color w:val="4C4C4C"/>
          <w:sz w:val="28"/>
          <w:szCs w:val="28"/>
          <w:lang w:val="fr-FR"/>
          <w:rPrChange w:id="670" w:author="Salim Azim ASSANI" w:date="2018-02-14T15:57:00Z">
            <w:rPr>
              <w:color w:val="4C4C4C"/>
              <w:sz w:val="23"/>
              <w:szCs w:val="23"/>
              <w:lang w:val="fr-FR"/>
            </w:rPr>
          </w:rPrChange>
        </w:rPr>
        <w:t xml:space="preserve">. Cela peut-être un fichier mp3, </w:t>
      </w:r>
      <w:proofErr w:type="spellStart"/>
      <w:r w:rsidRPr="009315CE">
        <w:rPr>
          <w:rFonts w:ascii="Arial Narrow" w:hAnsi="Arial Narrow"/>
          <w:color w:val="4C4C4C"/>
          <w:sz w:val="28"/>
          <w:szCs w:val="28"/>
          <w:lang w:val="fr-FR"/>
          <w:rPrChange w:id="671" w:author="Salim Azim ASSANI" w:date="2018-02-14T15:57:00Z">
            <w:rPr>
              <w:color w:val="4C4C4C"/>
              <w:sz w:val="23"/>
              <w:szCs w:val="23"/>
              <w:lang w:val="fr-FR"/>
            </w:rPr>
          </w:rPrChange>
        </w:rPr>
        <w:t>avi</w:t>
      </w:r>
      <w:proofErr w:type="spellEnd"/>
      <w:del w:id="672" w:author="Niavo1" w:date="2018-03-12T10:58:00Z">
        <w:r w:rsidRPr="009315CE" w:rsidDel="00823DC0">
          <w:rPr>
            <w:rFonts w:ascii="Arial Narrow" w:hAnsi="Arial Narrow"/>
            <w:color w:val="4C4C4C"/>
            <w:sz w:val="28"/>
            <w:szCs w:val="28"/>
            <w:lang w:val="fr-FR"/>
            <w:rPrChange w:id="673" w:author="Salim Azim ASSANI" w:date="2018-02-14T15:57:00Z">
              <w:rPr>
                <w:color w:val="4C4C4C"/>
                <w:sz w:val="23"/>
                <w:szCs w:val="23"/>
                <w:lang w:val="fr-FR"/>
              </w:rPr>
            </w:rPrChange>
          </w:rPr>
          <w:delText>s</w:delText>
        </w:r>
      </w:del>
      <w:r w:rsidRPr="009315CE">
        <w:rPr>
          <w:rFonts w:ascii="Arial Narrow" w:hAnsi="Arial Narrow"/>
          <w:color w:val="4C4C4C"/>
          <w:sz w:val="28"/>
          <w:szCs w:val="28"/>
          <w:lang w:val="fr-FR"/>
          <w:rPrChange w:id="674" w:author="Salim Azim ASSANI" w:date="2018-02-14T15:57:00Z">
            <w:rPr>
              <w:color w:val="4C4C4C"/>
              <w:sz w:val="23"/>
              <w:szCs w:val="23"/>
              <w:lang w:val="fr-FR"/>
            </w:rPr>
          </w:rPrChange>
        </w:rPr>
        <w:t>, texte… </w:t>
      </w:r>
      <w:r w:rsidRPr="009315CE">
        <w:rPr>
          <w:rFonts w:ascii="Arial Narrow" w:hAnsi="Arial Narrow"/>
          <w:color w:val="4C4C4C"/>
          <w:sz w:val="28"/>
          <w:szCs w:val="28"/>
          <w:u w:val="single"/>
          <w:lang w:val="fr-FR"/>
          <w:rPrChange w:id="675" w:author="Salim Azim ASSANI" w:date="2018-02-14T15:57:00Z">
            <w:rPr>
              <w:color w:val="4C4C4C"/>
              <w:sz w:val="23"/>
              <w:szCs w:val="23"/>
              <w:u w:val="single"/>
              <w:lang w:val="fr-FR"/>
            </w:rPr>
          </w:rPrChange>
        </w:rPr>
        <w:t xml:space="preserve">Mais un fichier qui ne </w:t>
      </w:r>
      <w:del w:id="676" w:author="Niavo1" w:date="2018-03-12T10:58:00Z">
        <w:r w:rsidRPr="009315CE" w:rsidDel="00823DC0">
          <w:rPr>
            <w:rFonts w:ascii="Arial Narrow" w:hAnsi="Arial Narrow"/>
            <w:color w:val="4C4C4C"/>
            <w:sz w:val="28"/>
            <w:szCs w:val="28"/>
            <w:u w:val="single"/>
            <w:lang w:val="fr-FR"/>
            <w:rPrChange w:id="677" w:author="Salim Azim ASSANI" w:date="2018-02-14T15:57:00Z">
              <w:rPr>
                <w:color w:val="4C4C4C"/>
                <w:sz w:val="23"/>
                <w:szCs w:val="23"/>
                <w:u w:val="single"/>
                <w:lang w:val="fr-FR"/>
              </w:rPr>
            </w:rPrChange>
          </w:rPr>
          <w:delText xml:space="preserve">soit </w:delText>
        </w:r>
      </w:del>
      <w:ins w:id="678" w:author="Niavo1" w:date="2018-03-12T10:58:00Z">
        <w:r w:rsidR="00823DC0">
          <w:rPr>
            <w:rFonts w:ascii="Arial Narrow" w:hAnsi="Arial Narrow"/>
            <w:color w:val="4C4C4C"/>
            <w:sz w:val="28"/>
            <w:szCs w:val="28"/>
            <w:u w:val="single"/>
            <w:lang w:val="fr-FR"/>
          </w:rPr>
          <w:t>sera</w:t>
        </w:r>
        <w:r w:rsidR="00823DC0" w:rsidRPr="009315CE">
          <w:rPr>
            <w:rFonts w:ascii="Arial Narrow" w:hAnsi="Arial Narrow"/>
            <w:color w:val="4C4C4C"/>
            <w:sz w:val="28"/>
            <w:szCs w:val="28"/>
            <w:u w:val="single"/>
            <w:lang w:val="fr-FR"/>
            <w:rPrChange w:id="679" w:author="Salim Azim ASSANI" w:date="2018-02-14T15:57:00Z">
              <w:rPr>
                <w:color w:val="4C4C4C"/>
                <w:sz w:val="23"/>
                <w:szCs w:val="23"/>
                <w:u w:val="single"/>
                <w:lang w:val="fr-FR"/>
              </w:rPr>
            </w:rPrChange>
          </w:rPr>
          <w:t xml:space="preserve"> </w:t>
        </w:r>
      </w:ins>
      <w:r w:rsidRPr="009315CE">
        <w:rPr>
          <w:rFonts w:ascii="Arial Narrow" w:hAnsi="Arial Narrow"/>
          <w:color w:val="4C4C4C"/>
          <w:sz w:val="28"/>
          <w:szCs w:val="28"/>
          <w:u w:val="single"/>
          <w:lang w:val="fr-FR"/>
          <w:rPrChange w:id="680" w:author="Salim Azim ASSANI" w:date="2018-02-14T15:57:00Z">
            <w:rPr>
              <w:color w:val="4C4C4C"/>
              <w:sz w:val="23"/>
              <w:szCs w:val="23"/>
              <w:u w:val="single"/>
              <w:lang w:val="fr-FR"/>
            </w:rPr>
          </w:rPrChange>
        </w:rPr>
        <w:t>plus modifié !</w:t>
      </w:r>
    </w:p>
    <w:p w14:paraId="40115F38" w14:textId="1290DD9A" w:rsidR="0052331A" w:rsidRPr="009315CE" w:rsidRDefault="0052331A" w:rsidP="0052331A">
      <w:pPr>
        <w:pStyle w:val="NormalWeb"/>
        <w:shd w:val="clear" w:color="auto" w:fill="FFFFFF"/>
        <w:spacing w:before="0" w:beforeAutospacing="0" w:after="150" w:afterAutospacing="0"/>
        <w:jc w:val="both"/>
        <w:rPr>
          <w:ins w:id="681" w:author="Salim Azim ASSANI" w:date="2018-02-14T15:31:00Z"/>
          <w:rFonts w:ascii="Arial Narrow" w:hAnsi="Arial Narrow"/>
          <w:color w:val="4C4C4C"/>
          <w:sz w:val="28"/>
          <w:szCs w:val="28"/>
          <w:lang w:val="fr-FR"/>
          <w:rPrChange w:id="682" w:author="Salim Azim ASSANI" w:date="2018-02-14T15:57:00Z">
            <w:rPr>
              <w:ins w:id="683" w:author="Salim Azim ASSANI" w:date="2018-02-14T15:31:00Z"/>
              <w:color w:val="4C4C4C"/>
              <w:sz w:val="23"/>
              <w:szCs w:val="23"/>
              <w:lang w:val="fr-FR"/>
            </w:rPr>
          </w:rPrChange>
        </w:rPr>
      </w:pPr>
      <w:r w:rsidRPr="009315CE">
        <w:rPr>
          <w:rFonts w:ascii="Arial Narrow" w:hAnsi="Arial Narrow"/>
          <w:color w:val="4C4C4C"/>
          <w:sz w:val="28"/>
          <w:szCs w:val="28"/>
          <w:lang w:val="fr-FR"/>
          <w:rPrChange w:id="684" w:author="Salim Azim ASSANI" w:date="2018-02-14T15:57:00Z">
            <w:rPr>
              <w:color w:val="4C4C4C"/>
              <w:sz w:val="23"/>
              <w:szCs w:val="23"/>
              <w:lang w:val="fr-FR"/>
            </w:rPr>
          </w:rPrChange>
        </w:rPr>
        <w:lastRenderedPageBreak/>
        <w:t xml:space="preserve">En fonction de l’utilisation de votre conteneur (notamment si la taille des fichiers hébergés dans le volume </w:t>
      </w:r>
      <w:proofErr w:type="gramStart"/>
      <w:r w:rsidRPr="009315CE">
        <w:rPr>
          <w:rFonts w:ascii="Arial Narrow" w:hAnsi="Arial Narrow"/>
          <w:color w:val="4C4C4C"/>
          <w:sz w:val="28"/>
          <w:szCs w:val="28"/>
          <w:lang w:val="fr-FR"/>
          <w:rPrChange w:id="685" w:author="Salim Azim ASSANI" w:date="2018-02-14T15:57:00Z">
            <w:rPr>
              <w:color w:val="4C4C4C"/>
              <w:sz w:val="23"/>
              <w:szCs w:val="23"/>
              <w:lang w:val="fr-FR"/>
            </w:rPr>
          </w:rPrChange>
        </w:rPr>
        <w:t>sont</w:t>
      </w:r>
      <w:proofErr w:type="gramEnd"/>
      <w:r w:rsidRPr="009315CE">
        <w:rPr>
          <w:rFonts w:ascii="Arial Narrow" w:hAnsi="Arial Narrow"/>
          <w:color w:val="4C4C4C"/>
          <w:sz w:val="28"/>
          <w:szCs w:val="28"/>
          <w:lang w:val="fr-FR"/>
          <w:rPrChange w:id="686" w:author="Salim Azim ASSANI" w:date="2018-02-14T15:57:00Z">
            <w:rPr>
              <w:color w:val="4C4C4C"/>
              <w:sz w:val="23"/>
              <w:szCs w:val="23"/>
              <w:lang w:val="fr-FR"/>
            </w:rPr>
          </w:rPrChange>
        </w:rPr>
        <w:t xml:space="preserve"> </w:t>
      </w:r>
      <w:del w:id="687" w:author="Niavo1" w:date="2018-03-12T10:59:00Z">
        <w:r w:rsidRPr="009315CE" w:rsidDel="00823DC0">
          <w:rPr>
            <w:rFonts w:ascii="Arial Narrow" w:hAnsi="Arial Narrow"/>
            <w:color w:val="4C4C4C"/>
            <w:sz w:val="28"/>
            <w:szCs w:val="28"/>
            <w:lang w:val="fr-FR"/>
            <w:rPrChange w:id="688" w:author="Salim Azim ASSANI" w:date="2018-02-14T15:57:00Z">
              <w:rPr>
                <w:color w:val="4C4C4C"/>
                <w:sz w:val="23"/>
                <w:szCs w:val="23"/>
                <w:lang w:val="fr-FR"/>
              </w:rPr>
            </w:rPrChange>
          </w:rPr>
          <w:delText xml:space="preserve">&gt; </w:delText>
        </w:r>
      </w:del>
      <w:ins w:id="689" w:author="Niavo1" w:date="2018-03-12T10:59:00Z">
        <w:r w:rsidR="00823DC0">
          <w:rPr>
            <w:rFonts w:ascii="Arial Narrow" w:hAnsi="Arial Narrow"/>
            <w:color w:val="4C4C4C"/>
            <w:sz w:val="28"/>
            <w:szCs w:val="28"/>
            <w:lang w:val="fr-FR"/>
          </w:rPr>
          <w:t>supérieurs à</w:t>
        </w:r>
        <w:r w:rsidR="00823DC0" w:rsidRPr="009315CE">
          <w:rPr>
            <w:rFonts w:ascii="Arial Narrow" w:hAnsi="Arial Narrow"/>
            <w:color w:val="4C4C4C"/>
            <w:sz w:val="28"/>
            <w:szCs w:val="28"/>
            <w:lang w:val="fr-FR"/>
            <w:rPrChange w:id="690" w:author="Salim Azim ASSANI" w:date="2018-02-14T15:57:00Z">
              <w:rPr>
                <w:color w:val="4C4C4C"/>
                <w:sz w:val="23"/>
                <w:szCs w:val="23"/>
                <w:lang w:val="fr-FR"/>
              </w:rPr>
            </w:rPrChange>
          </w:rPr>
          <w:t xml:space="preserve"> </w:t>
        </w:r>
      </w:ins>
      <w:r w:rsidRPr="009315CE">
        <w:rPr>
          <w:rFonts w:ascii="Arial Narrow" w:hAnsi="Arial Narrow"/>
          <w:color w:val="4C4C4C"/>
          <w:sz w:val="28"/>
          <w:szCs w:val="28"/>
          <w:lang w:val="fr-FR"/>
          <w:rPrChange w:id="691" w:author="Salim Azim ASSANI" w:date="2018-02-14T15:57:00Z">
            <w:rPr>
              <w:color w:val="4C4C4C"/>
              <w:sz w:val="23"/>
              <w:szCs w:val="23"/>
              <w:lang w:val="fr-FR"/>
            </w:rPr>
          </w:rPrChange>
        </w:rPr>
        <w:t>4 Go</w:t>
      </w:r>
      <w:del w:id="692" w:author="Niavo1" w:date="2018-03-12T10:59:00Z">
        <w:r w:rsidRPr="009315CE" w:rsidDel="00823DC0">
          <w:rPr>
            <w:rFonts w:ascii="Arial Narrow" w:hAnsi="Arial Narrow"/>
            <w:color w:val="4C4C4C"/>
            <w:sz w:val="28"/>
            <w:szCs w:val="28"/>
            <w:lang w:val="fr-FR"/>
            <w:rPrChange w:id="693" w:author="Salim Azim ASSANI" w:date="2018-02-14T15:57:00Z">
              <w:rPr>
                <w:color w:val="4C4C4C"/>
                <w:sz w:val="23"/>
                <w:szCs w:val="23"/>
                <w:lang w:val="fr-FR"/>
              </w:rPr>
            </w:rPrChange>
          </w:rPr>
          <w:delText>)</w:delText>
        </w:r>
      </w:del>
      <w:r w:rsidRPr="009315CE">
        <w:rPr>
          <w:rFonts w:ascii="Arial Narrow" w:hAnsi="Arial Narrow"/>
          <w:color w:val="4C4C4C"/>
          <w:sz w:val="28"/>
          <w:szCs w:val="28"/>
          <w:lang w:val="fr-FR"/>
          <w:rPrChange w:id="694" w:author="Salim Azim ASSANI" w:date="2018-02-14T15:57:00Z">
            <w:rPr>
              <w:color w:val="4C4C4C"/>
              <w:sz w:val="23"/>
              <w:szCs w:val="23"/>
              <w:lang w:val="fr-FR"/>
            </w:rPr>
          </w:rPrChange>
        </w:rPr>
        <w:t xml:space="preserve">, </w:t>
      </w:r>
      <w:proofErr w:type="spellStart"/>
      <w:r w:rsidRPr="009315CE">
        <w:rPr>
          <w:rFonts w:ascii="Arial Narrow" w:hAnsi="Arial Narrow"/>
          <w:color w:val="4C4C4C"/>
          <w:sz w:val="28"/>
          <w:szCs w:val="28"/>
          <w:lang w:val="fr-FR"/>
          <w:rPrChange w:id="695" w:author="Salim Azim ASSANI" w:date="2018-02-14T15:57:00Z">
            <w:rPr>
              <w:color w:val="4C4C4C"/>
              <w:sz w:val="23"/>
              <w:szCs w:val="23"/>
              <w:lang w:val="fr-FR"/>
            </w:rPr>
          </w:rPrChange>
        </w:rPr>
        <w:t>TrueCrypt</w:t>
      </w:r>
      <w:proofErr w:type="spellEnd"/>
      <w:r w:rsidRPr="009315CE">
        <w:rPr>
          <w:rFonts w:ascii="Arial Narrow" w:hAnsi="Arial Narrow"/>
          <w:color w:val="4C4C4C"/>
          <w:sz w:val="28"/>
          <w:szCs w:val="28"/>
          <w:lang w:val="fr-FR"/>
          <w:rPrChange w:id="696" w:author="Salim Azim ASSANI" w:date="2018-02-14T15:57:00Z">
            <w:rPr>
              <w:color w:val="4C4C4C"/>
              <w:sz w:val="23"/>
              <w:szCs w:val="23"/>
              <w:lang w:val="fr-FR"/>
            </w:rPr>
          </w:rPrChange>
        </w:rPr>
        <w:t xml:space="preserve"> utilisera le système de fichier adapté (exclusion de FAT).</w:t>
      </w:r>
    </w:p>
    <w:p w14:paraId="6F5CCD6E" w14:textId="63038983" w:rsidR="008E13DE" w:rsidRPr="009315CE" w:rsidRDefault="008E13DE" w:rsidP="0052331A">
      <w:pPr>
        <w:pStyle w:val="NormalWeb"/>
        <w:shd w:val="clear" w:color="auto" w:fill="FFFFFF"/>
        <w:spacing w:before="0" w:beforeAutospacing="0" w:after="150" w:afterAutospacing="0"/>
        <w:jc w:val="both"/>
        <w:rPr>
          <w:rFonts w:ascii="Arial Narrow" w:hAnsi="Arial Narrow"/>
          <w:color w:val="4C4C4C"/>
          <w:sz w:val="28"/>
          <w:szCs w:val="28"/>
          <w:lang w:val="fr-FR"/>
          <w:rPrChange w:id="697" w:author="Salim Azim ASSANI" w:date="2018-02-14T15:57:00Z">
            <w:rPr>
              <w:color w:val="4C4C4C"/>
              <w:sz w:val="23"/>
              <w:szCs w:val="23"/>
              <w:lang w:val="fr-FR"/>
            </w:rPr>
          </w:rPrChange>
        </w:rPr>
      </w:pPr>
      <w:ins w:id="698" w:author="Salim Azim ASSANI" w:date="2018-02-14T15:32:00Z">
        <w:r w:rsidRPr="009315CE">
          <w:rPr>
            <w:rFonts w:ascii="Arial Narrow" w:hAnsi="Arial Narrow"/>
            <w:noProof/>
            <w:color w:val="4C4C4C"/>
            <w:sz w:val="28"/>
            <w:szCs w:val="28"/>
            <w:lang w:val="fr-FR" w:eastAsia="fr-FR"/>
            <w:rPrChange w:id="699" w:author="Salim Azim ASSANI" w:date="2018-02-14T15:57:00Z">
              <w:rPr>
                <w:noProof/>
                <w:color w:val="4C4C4C"/>
                <w:sz w:val="23"/>
                <w:szCs w:val="23"/>
                <w:lang w:val="fr-FR" w:eastAsia="fr-FR"/>
              </w:rPr>
            </w:rPrChange>
          </w:rPr>
          <w:drawing>
            <wp:inline distT="0" distB="0" distL="0" distR="0" wp14:anchorId="19BF5C61" wp14:editId="0473E724">
              <wp:extent cx="3493135" cy="2143427"/>
              <wp:effectExtent l="0" t="0" r="1206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s-titre11.png"/>
                      <pic:cNvPicPr/>
                    </pic:nvPicPr>
                    <pic:blipFill>
                      <a:blip r:embed="rId25">
                        <a:extLst>
                          <a:ext uri="{28A0092B-C50C-407E-A947-70E740481C1C}">
                            <a14:useLocalDpi xmlns:a14="http://schemas.microsoft.com/office/drawing/2010/main" val="0"/>
                          </a:ext>
                        </a:extLst>
                      </a:blip>
                      <a:stretch>
                        <a:fillRect/>
                      </a:stretch>
                    </pic:blipFill>
                    <pic:spPr>
                      <a:xfrm>
                        <a:off x="0" y="0"/>
                        <a:ext cx="3497449" cy="2146074"/>
                      </a:xfrm>
                      <a:prstGeom prst="rect">
                        <a:avLst/>
                      </a:prstGeom>
                    </pic:spPr>
                  </pic:pic>
                </a:graphicData>
              </a:graphic>
            </wp:inline>
          </w:drawing>
        </w:r>
      </w:ins>
    </w:p>
    <w:p w14:paraId="757ECAEC" w14:textId="3F144389" w:rsidR="0052331A" w:rsidRPr="009315CE" w:rsidDel="001E6DAE" w:rsidRDefault="0052331A" w:rsidP="0052331A">
      <w:pPr>
        <w:pStyle w:val="NormalWeb"/>
        <w:shd w:val="clear" w:color="auto" w:fill="FFFFFF"/>
        <w:spacing w:before="0" w:beforeAutospacing="0" w:after="150" w:afterAutospacing="0"/>
        <w:rPr>
          <w:del w:id="700" w:author="Salim Azim ASSANI" w:date="2018-02-14T15:31:00Z"/>
          <w:rFonts w:ascii="Arial Narrow" w:hAnsi="Arial Narrow"/>
          <w:color w:val="4C4C4C"/>
          <w:sz w:val="28"/>
          <w:szCs w:val="28"/>
          <w:rPrChange w:id="701" w:author="Salim Azim ASSANI" w:date="2018-02-14T15:57:00Z">
            <w:rPr>
              <w:del w:id="702" w:author="Salim Azim ASSANI" w:date="2018-02-14T15:31:00Z"/>
              <w:color w:val="4C4C4C"/>
              <w:sz w:val="23"/>
              <w:szCs w:val="23"/>
            </w:rPr>
          </w:rPrChange>
        </w:rPr>
      </w:pPr>
      <w:del w:id="703" w:author="Salim Azim ASSANI" w:date="2018-02-14T15:31:00Z">
        <w:r w:rsidRPr="009315CE" w:rsidDel="001E6DAE">
          <w:rPr>
            <w:rFonts w:ascii="Arial Narrow" w:hAnsi="Arial Narrow"/>
            <w:color w:val="618EBA"/>
            <w:sz w:val="28"/>
            <w:szCs w:val="28"/>
            <w:lang w:eastAsia="fr-FR"/>
            <w:rPrChange w:id="704" w:author="Salim Azim ASSANI" w:date="2018-02-14T15:57:00Z">
              <w:rPr>
                <w:color w:val="618EBA"/>
                <w:sz w:val="23"/>
                <w:szCs w:val="23"/>
                <w:lang w:eastAsia="fr-FR"/>
              </w:rPr>
            </w:rPrChange>
          </w:rPr>
          <w:drawing>
            <wp:inline distT="0" distB="0" distL="0" distR="0" wp14:anchorId="203EF8EE" wp14:editId="076FBCBC">
              <wp:extent cx="5867400" cy="3600450"/>
              <wp:effectExtent l="0" t="0" r="0" b="0"/>
              <wp:docPr id="11" name="Picture 11" descr="Sans titre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s titre11">
                        <a:hlinkClick r:id="rId26"/>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p>
    <w:p w14:paraId="0F974D0B" w14:textId="205D611E" w:rsidR="0052331A" w:rsidRPr="009315CE" w:rsidRDefault="0052331A">
      <w:pPr>
        <w:pStyle w:val="NormalWeb"/>
        <w:shd w:val="clear" w:color="auto" w:fill="FFFFFF"/>
        <w:spacing w:before="0" w:beforeAutospacing="0" w:after="150" w:afterAutospacing="0"/>
        <w:rPr>
          <w:rFonts w:ascii="Arial Narrow" w:hAnsi="Arial Narrow"/>
          <w:color w:val="4C4C4C"/>
          <w:sz w:val="28"/>
          <w:szCs w:val="28"/>
          <w:lang w:val="fr-FR"/>
          <w:rPrChange w:id="705" w:author="Salim Azim ASSANI" w:date="2018-02-14T15:57:00Z">
            <w:rPr>
              <w:color w:val="4C4C4C"/>
              <w:sz w:val="23"/>
              <w:szCs w:val="23"/>
              <w:lang w:val="fr-FR"/>
            </w:rPr>
          </w:rPrChange>
        </w:rPr>
        <w:pPrChange w:id="706" w:author="Salim Azim ASSANI" w:date="2018-02-14T15:31:00Z">
          <w:pPr>
            <w:pStyle w:val="NormalWeb"/>
            <w:shd w:val="clear" w:color="auto" w:fill="FFFFFF"/>
            <w:spacing w:before="0" w:beforeAutospacing="0" w:after="150" w:afterAutospacing="0"/>
            <w:jc w:val="both"/>
          </w:pPr>
        </w:pPrChange>
      </w:pPr>
      <w:r w:rsidRPr="009315CE">
        <w:rPr>
          <w:rFonts w:ascii="Arial Narrow" w:hAnsi="Arial Narrow"/>
          <w:color w:val="4C4C4C"/>
          <w:sz w:val="28"/>
          <w:szCs w:val="28"/>
          <w:lang w:val="fr-FR"/>
          <w:rPrChange w:id="707" w:author="Salim Azim ASSANI" w:date="2018-02-14T15:57:00Z">
            <w:rPr>
              <w:color w:val="4C4C4C"/>
              <w:sz w:val="23"/>
              <w:szCs w:val="23"/>
              <w:lang w:val="fr-FR"/>
            </w:rPr>
          </w:rPrChange>
        </w:rPr>
        <w:t>L’étape suivante est de générer les clés nécessaires au chiffrement du volume sur un modèle le plus aléatoire possible sans utiliser la fonction pseudo aléatoire de votre ordinateur. Plus le mouvement de la souris sera long, plus la clé sera difficile à reproduire.</w:t>
      </w:r>
    </w:p>
    <w:p w14:paraId="3A734B5B" w14:textId="77777777"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708" w:author="Salim Azim ASSANI" w:date="2018-02-14T15:57:00Z">
            <w:rPr>
              <w:color w:val="4C4C4C"/>
              <w:sz w:val="23"/>
              <w:szCs w:val="23"/>
              <w:lang w:val="fr-FR"/>
            </w:rPr>
          </w:rPrChange>
        </w:rPr>
      </w:pPr>
      <w:r w:rsidRPr="009315CE">
        <w:rPr>
          <w:rFonts w:ascii="Arial Narrow" w:hAnsi="Arial Narrow"/>
          <w:color w:val="4C4C4C"/>
          <w:sz w:val="28"/>
          <w:szCs w:val="28"/>
          <w:lang w:val="fr-FR"/>
          <w:rPrChange w:id="709" w:author="Salim Azim ASSANI" w:date="2018-02-14T15:57:00Z">
            <w:rPr>
              <w:color w:val="4C4C4C"/>
              <w:sz w:val="23"/>
              <w:szCs w:val="23"/>
              <w:lang w:val="fr-FR"/>
            </w:rPr>
          </w:rPrChange>
        </w:rPr>
        <w:t>Sélectionnez également le système de fichier retenu (FAT, NTFS)</w:t>
      </w:r>
    </w:p>
    <w:p w14:paraId="741EA9E9" w14:textId="3BBF2D7B" w:rsidR="0052331A" w:rsidRPr="00823DC0" w:rsidRDefault="0052331A" w:rsidP="0052331A">
      <w:pPr>
        <w:pStyle w:val="NormalWeb"/>
        <w:shd w:val="clear" w:color="auto" w:fill="FFFFFF"/>
        <w:spacing w:before="0" w:beforeAutospacing="0" w:after="150" w:afterAutospacing="0"/>
        <w:jc w:val="both"/>
        <w:rPr>
          <w:rFonts w:ascii="Arial Narrow" w:hAnsi="Arial Narrow"/>
          <w:b/>
          <w:color w:val="4C4C4C"/>
          <w:sz w:val="28"/>
          <w:szCs w:val="28"/>
          <w:lang w:val="fr-FR"/>
          <w:rPrChange w:id="710" w:author="Niavo1" w:date="2018-03-12T10:59:00Z">
            <w:rPr>
              <w:color w:val="4C4C4C"/>
              <w:sz w:val="23"/>
              <w:szCs w:val="23"/>
              <w:lang w:val="fr-FR"/>
            </w:rPr>
          </w:rPrChange>
        </w:rPr>
      </w:pPr>
      <w:r w:rsidRPr="00823DC0">
        <w:rPr>
          <w:rStyle w:val="Accentuation"/>
          <w:rFonts w:ascii="Arial Narrow" w:hAnsi="Arial Narrow"/>
          <w:b/>
          <w:i w:val="0"/>
          <w:color w:val="4C4C4C"/>
          <w:sz w:val="28"/>
          <w:szCs w:val="28"/>
          <w:lang w:val="fr-FR"/>
          <w:rPrChange w:id="711" w:author="Niavo1" w:date="2018-03-12T10:59:00Z">
            <w:rPr>
              <w:rStyle w:val="Accentuation"/>
              <w:color w:val="4C4C4C"/>
              <w:sz w:val="23"/>
              <w:szCs w:val="23"/>
              <w:lang w:val="fr-FR"/>
            </w:rPr>
          </w:rPrChange>
        </w:rPr>
        <w:t>L’option « Dynamique » permet de créer un conteneur de taille limité qui grossira au fur et à mesure des besoins (mais ne diminuera pas) : cette fonction mérite de ne pas occuper la totalité du volume spécifié au départ, en revanche cela a un impact sur les performances.</w:t>
      </w:r>
    </w:p>
    <w:p w14:paraId="57695743" w14:textId="77777777" w:rsidR="0052331A" w:rsidRPr="009315CE" w:rsidRDefault="0052331A" w:rsidP="0052331A">
      <w:pPr>
        <w:pStyle w:val="NormalWeb"/>
        <w:shd w:val="clear" w:color="auto" w:fill="FFFFFF"/>
        <w:spacing w:before="0" w:beforeAutospacing="0" w:after="150" w:afterAutospacing="0"/>
        <w:rPr>
          <w:rFonts w:ascii="Arial Narrow" w:hAnsi="Arial Narrow"/>
          <w:color w:val="4C4C4C"/>
          <w:sz w:val="28"/>
          <w:szCs w:val="28"/>
          <w:lang w:val="fr-FR"/>
          <w:rPrChange w:id="712" w:author="Salim Azim ASSANI" w:date="2018-02-14T15:57:00Z">
            <w:rPr>
              <w:color w:val="4C4C4C"/>
              <w:sz w:val="23"/>
              <w:szCs w:val="23"/>
              <w:lang w:val="fr-FR"/>
            </w:rPr>
          </w:rPrChange>
        </w:rPr>
      </w:pPr>
      <w:r w:rsidRPr="009315CE">
        <w:rPr>
          <w:rFonts w:ascii="Arial Narrow" w:hAnsi="Arial Narrow"/>
          <w:color w:val="4C4C4C"/>
          <w:sz w:val="28"/>
          <w:szCs w:val="28"/>
          <w:lang w:val="fr-FR"/>
          <w:rPrChange w:id="713" w:author="Salim Azim ASSANI" w:date="2018-02-14T15:57:00Z">
            <w:rPr>
              <w:color w:val="4C4C4C"/>
              <w:sz w:val="23"/>
              <w:szCs w:val="23"/>
              <w:lang w:val="fr-FR"/>
            </w:rPr>
          </w:rPrChange>
        </w:rPr>
        <w:t>Vous devez donc bouger la souris puis faire « Formater »</w:t>
      </w:r>
    </w:p>
    <w:p w14:paraId="2E595CC0" w14:textId="233D07B8" w:rsidR="008E13DE" w:rsidRPr="009315CE" w:rsidRDefault="008E13DE" w:rsidP="0052331A">
      <w:pPr>
        <w:pStyle w:val="NormalWeb"/>
        <w:shd w:val="clear" w:color="auto" w:fill="FFFFFF"/>
        <w:spacing w:before="0" w:beforeAutospacing="0" w:after="150" w:afterAutospacing="0"/>
        <w:rPr>
          <w:ins w:id="714" w:author="Salim Azim ASSANI" w:date="2018-02-14T15:34:00Z"/>
          <w:rFonts w:ascii="Arial Narrow" w:hAnsi="Arial Narrow"/>
          <w:color w:val="4C4C4C"/>
          <w:sz w:val="28"/>
          <w:szCs w:val="28"/>
          <w:rPrChange w:id="715" w:author="Salim Azim ASSANI" w:date="2018-02-14T15:57:00Z">
            <w:rPr>
              <w:ins w:id="716" w:author="Salim Azim ASSANI" w:date="2018-02-14T15:34:00Z"/>
              <w:color w:val="4C4C4C"/>
              <w:sz w:val="23"/>
              <w:szCs w:val="23"/>
            </w:rPr>
          </w:rPrChange>
        </w:rPr>
      </w:pPr>
      <w:ins w:id="717" w:author="Salim Azim ASSANI" w:date="2018-02-14T15:53:00Z">
        <w:r w:rsidRPr="009315CE">
          <w:rPr>
            <w:rFonts w:ascii="Arial Narrow" w:hAnsi="Arial Narrow"/>
            <w:noProof/>
            <w:color w:val="4C4C4C"/>
            <w:sz w:val="28"/>
            <w:szCs w:val="28"/>
            <w:lang w:val="fr-FR" w:eastAsia="fr-FR"/>
            <w:rPrChange w:id="718" w:author="Salim Azim ASSANI" w:date="2018-02-14T15:57:00Z">
              <w:rPr>
                <w:noProof/>
                <w:color w:val="4C4C4C"/>
                <w:sz w:val="23"/>
                <w:szCs w:val="23"/>
                <w:lang w:val="fr-FR" w:eastAsia="fr-FR"/>
              </w:rPr>
            </w:rPrChange>
          </w:rPr>
          <w:drawing>
            <wp:inline distT="0" distB="0" distL="0" distR="0" wp14:anchorId="775DD13E" wp14:editId="4719E541">
              <wp:extent cx="4178935" cy="2564242"/>
              <wp:effectExtent l="0" t="0" r="12065"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ns-titre12.png"/>
                      <pic:cNvPicPr/>
                    </pic:nvPicPr>
                    <pic:blipFill>
                      <a:blip r:embed="rId27">
                        <a:extLst>
                          <a:ext uri="{28A0092B-C50C-407E-A947-70E740481C1C}">
                            <a14:useLocalDpi xmlns:a14="http://schemas.microsoft.com/office/drawing/2010/main" val="0"/>
                          </a:ext>
                        </a:extLst>
                      </a:blip>
                      <a:stretch>
                        <a:fillRect/>
                      </a:stretch>
                    </pic:blipFill>
                    <pic:spPr>
                      <a:xfrm>
                        <a:off x="0" y="0"/>
                        <a:ext cx="4183440" cy="2567006"/>
                      </a:xfrm>
                      <a:prstGeom prst="rect">
                        <a:avLst/>
                      </a:prstGeom>
                    </pic:spPr>
                  </pic:pic>
                </a:graphicData>
              </a:graphic>
            </wp:inline>
          </w:drawing>
        </w:r>
      </w:ins>
    </w:p>
    <w:p w14:paraId="5DD460CE" w14:textId="77777777" w:rsidR="00823DC0" w:rsidRDefault="00823DC0" w:rsidP="0052331A">
      <w:pPr>
        <w:pStyle w:val="NormalWeb"/>
        <w:shd w:val="clear" w:color="auto" w:fill="FFFFFF"/>
        <w:spacing w:before="0" w:beforeAutospacing="0" w:after="150" w:afterAutospacing="0"/>
        <w:rPr>
          <w:ins w:id="719" w:author="Niavo1" w:date="2018-03-12T11:00:00Z"/>
          <w:rFonts w:ascii="Arial Narrow" w:hAnsi="Arial Narrow"/>
          <w:color w:val="4C4C4C"/>
          <w:sz w:val="28"/>
          <w:szCs w:val="28"/>
        </w:rPr>
      </w:pPr>
    </w:p>
    <w:p w14:paraId="3792A33E" w14:textId="77777777" w:rsidR="00823DC0" w:rsidRDefault="00823DC0" w:rsidP="0052331A">
      <w:pPr>
        <w:pStyle w:val="NormalWeb"/>
        <w:shd w:val="clear" w:color="auto" w:fill="FFFFFF"/>
        <w:spacing w:before="0" w:beforeAutospacing="0" w:after="150" w:afterAutospacing="0"/>
        <w:rPr>
          <w:ins w:id="720" w:author="Niavo1" w:date="2018-03-12T11:00:00Z"/>
          <w:rFonts w:ascii="Arial Narrow" w:hAnsi="Arial Narrow"/>
          <w:color w:val="4C4C4C"/>
          <w:sz w:val="28"/>
          <w:szCs w:val="28"/>
        </w:rPr>
      </w:pPr>
    </w:p>
    <w:p w14:paraId="0F8D444A" w14:textId="77777777" w:rsidR="00823DC0" w:rsidRDefault="00823DC0" w:rsidP="0052331A">
      <w:pPr>
        <w:pStyle w:val="NormalWeb"/>
        <w:shd w:val="clear" w:color="auto" w:fill="FFFFFF"/>
        <w:spacing w:before="0" w:beforeAutospacing="0" w:after="150" w:afterAutospacing="0"/>
        <w:rPr>
          <w:ins w:id="721" w:author="Niavo1" w:date="2018-03-12T11:00:00Z"/>
          <w:rFonts w:ascii="Arial Narrow" w:hAnsi="Arial Narrow"/>
          <w:color w:val="4C4C4C"/>
          <w:sz w:val="28"/>
          <w:szCs w:val="28"/>
        </w:rPr>
      </w:pPr>
    </w:p>
    <w:p w14:paraId="7F459CD9" w14:textId="5C7EDEF1" w:rsidR="0052331A" w:rsidRPr="009315CE" w:rsidDel="008E13DE" w:rsidRDefault="0052331A" w:rsidP="0052331A">
      <w:pPr>
        <w:pStyle w:val="NormalWeb"/>
        <w:shd w:val="clear" w:color="auto" w:fill="FFFFFF"/>
        <w:spacing w:before="0" w:beforeAutospacing="0" w:after="150" w:afterAutospacing="0"/>
        <w:rPr>
          <w:del w:id="722" w:author="Salim Azim ASSANI" w:date="2018-02-14T15:34:00Z"/>
          <w:rFonts w:ascii="Arial Narrow" w:hAnsi="Arial Narrow"/>
          <w:color w:val="4C4C4C"/>
          <w:sz w:val="28"/>
          <w:szCs w:val="28"/>
          <w:rPrChange w:id="723" w:author="Salim Azim ASSANI" w:date="2018-02-14T15:57:00Z">
            <w:rPr>
              <w:del w:id="724" w:author="Salim Azim ASSANI" w:date="2018-02-14T15:34:00Z"/>
              <w:color w:val="4C4C4C"/>
              <w:sz w:val="23"/>
              <w:szCs w:val="23"/>
            </w:rPr>
          </w:rPrChange>
        </w:rPr>
      </w:pPr>
      <w:del w:id="725" w:author="Salim Azim ASSANI" w:date="2018-02-14T15:34:00Z">
        <w:r w:rsidRPr="009315CE" w:rsidDel="008E13DE">
          <w:rPr>
            <w:rFonts w:ascii="Arial Narrow" w:hAnsi="Arial Narrow"/>
            <w:color w:val="618EBA"/>
            <w:sz w:val="28"/>
            <w:szCs w:val="28"/>
            <w:lang w:eastAsia="fr-FR"/>
            <w:rPrChange w:id="726" w:author="Salim Azim ASSANI" w:date="2018-02-14T15:57:00Z">
              <w:rPr>
                <w:color w:val="618EBA"/>
                <w:sz w:val="23"/>
                <w:szCs w:val="23"/>
                <w:lang w:eastAsia="fr-FR"/>
              </w:rPr>
            </w:rPrChange>
          </w:rPr>
          <w:lastRenderedPageBreak/>
          <w:drawing>
            <wp:inline distT="0" distB="0" distL="0" distR="0" wp14:anchorId="01CE3635" wp14:editId="0A3BAC9B">
              <wp:extent cx="5867400" cy="3600450"/>
              <wp:effectExtent l="0" t="0" r="0" b="0"/>
              <wp:docPr id="12" name="Picture 12" descr="Sans titre1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ns titre12">
                        <a:hlinkClick r:id="rId2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p>
    <w:p w14:paraId="2C9F262C" w14:textId="3383AEC4" w:rsidR="0052331A" w:rsidRPr="009315CE" w:rsidDel="00903EE1" w:rsidRDefault="0052331A" w:rsidP="0052331A">
      <w:pPr>
        <w:pStyle w:val="NormalWeb"/>
        <w:shd w:val="clear" w:color="auto" w:fill="FFFFFF"/>
        <w:spacing w:before="0" w:beforeAutospacing="0" w:after="150" w:afterAutospacing="0"/>
        <w:rPr>
          <w:del w:id="727" w:author="Salim Azim ASSANI" w:date="2018-02-14T15:54:00Z"/>
          <w:rFonts w:ascii="Arial Narrow" w:hAnsi="Arial Narrow"/>
          <w:color w:val="4C4C4C"/>
          <w:sz w:val="28"/>
          <w:szCs w:val="28"/>
          <w:rPrChange w:id="728" w:author="Salim Azim ASSANI" w:date="2018-02-14T15:57:00Z">
            <w:rPr>
              <w:del w:id="729" w:author="Salim Azim ASSANI" w:date="2018-02-14T15:54:00Z"/>
              <w:color w:val="4C4C4C"/>
              <w:sz w:val="23"/>
              <w:szCs w:val="23"/>
            </w:rPr>
          </w:rPrChange>
        </w:rPr>
      </w:pPr>
      <w:r w:rsidRPr="009315CE">
        <w:rPr>
          <w:rFonts w:ascii="Arial Narrow" w:hAnsi="Arial Narrow"/>
          <w:color w:val="4C4C4C"/>
          <w:sz w:val="28"/>
          <w:szCs w:val="28"/>
          <w:rPrChange w:id="730" w:author="Salim Azim ASSANI" w:date="2018-02-14T15:57:00Z">
            <w:rPr>
              <w:color w:val="4C4C4C"/>
              <w:sz w:val="23"/>
              <w:szCs w:val="23"/>
            </w:rPr>
          </w:rPrChange>
        </w:rPr>
        <w:t xml:space="preserve">Le container sera </w:t>
      </w:r>
      <w:proofErr w:type="spellStart"/>
      <w:r w:rsidRPr="009315CE">
        <w:rPr>
          <w:rFonts w:ascii="Arial Narrow" w:hAnsi="Arial Narrow"/>
          <w:color w:val="4C4C4C"/>
          <w:sz w:val="28"/>
          <w:szCs w:val="28"/>
          <w:rPrChange w:id="731" w:author="Salim Azim ASSANI" w:date="2018-02-14T15:57:00Z">
            <w:rPr>
              <w:color w:val="4C4C4C"/>
              <w:sz w:val="23"/>
              <w:szCs w:val="23"/>
            </w:rPr>
          </w:rPrChange>
        </w:rPr>
        <w:t>formaté</w:t>
      </w:r>
      <w:proofErr w:type="spellEnd"/>
      <w:r w:rsidRPr="009315CE">
        <w:rPr>
          <w:rFonts w:ascii="Arial Narrow" w:hAnsi="Arial Narrow"/>
          <w:color w:val="4C4C4C"/>
          <w:sz w:val="28"/>
          <w:szCs w:val="28"/>
          <w:rPrChange w:id="732" w:author="Salim Azim ASSANI" w:date="2018-02-14T15:57:00Z">
            <w:rPr>
              <w:color w:val="4C4C4C"/>
              <w:sz w:val="23"/>
              <w:szCs w:val="23"/>
            </w:rPr>
          </w:rPrChange>
        </w:rPr>
        <w:t xml:space="preserve"> </w:t>
      </w:r>
      <w:proofErr w:type="gramStart"/>
      <w:r w:rsidRPr="009315CE">
        <w:rPr>
          <w:rFonts w:ascii="Arial Narrow" w:hAnsi="Arial Narrow"/>
          <w:color w:val="4C4C4C"/>
          <w:sz w:val="28"/>
          <w:szCs w:val="28"/>
          <w:rPrChange w:id="733" w:author="Salim Azim ASSANI" w:date="2018-02-14T15:57:00Z">
            <w:rPr>
              <w:color w:val="4C4C4C"/>
              <w:sz w:val="23"/>
              <w:szCs w:val="23"/>
            </w:rPr>
          </w:rPrChange>
        </w:rPr>
        <w:t>et</w:t>
      </w:r>
      <w:proofErr w:type="gramEnd"/>
      <w:r w:rsidRPr="009315CE">
        <w:rPr>
          <w:rFonts w:ascii="Arial Narrow" w:hAnsi="Arial Narrow"/>
          <w:color w:val="4C4C4C"/>
          <w:sz w:val="28"/>
          <w:szCs w:val="28"/>
          <w:rPrChange w:id="734" w:author="Salim Azim ASSANI" w:date="2018-02-14T15:57:00Z">
            <w:rPr>
              <w:color w:val="4C4C4C"/>
              <w:sz w:val="23"/>
              <w:szCs w:val="23"/>
            </w:rPr>
          </w:rPrChange>
        </w:rPr>
        <w:t xml:space="preserve"> </w:t>
      </w:r>
      <w:proofErr w:type="spellStart"/>
      <w:r w:rsidRPr="009315CE">
        <w:rPr>
          <w:rFonts w:ascii="Arial Narrow" w:hAnsi="Arial Narrow"/>
          <w:color w:val="4C4C4C"/>
          <w:sz w:val="28"/>
          <w:szCs w:val="28"/>
          <w:rPrChange w:id="735" w:author="Salim Azim ASSANI" w:date="2018-02-14T15:57:00Z">
            <w:rPr>
              <w:color w:val="4C4C4C"/>
              <w:sz w:val="23"/>
              <w:szCs w:val="23"/>
            </w:rPr>
          </w:rPrChange>
        </w:rPr>
        <w:t>l’espace</w:t>
      </w:r>
      <w:proofErr w:type="spellEnd"/>
      <w:ins w:id="736" w:author="Niavo1" w:date="2018-03-12T11:00:00Z">
        <w:r w:rsidR="00823DC0">
          <w:rPr>
            <w:rFonts w:ascii="Arial Narrow" w:hAnsi="Arial Narrow"/>
            <w:color w:val="4C4C4C"/>
            <w:sz w:val="28"/>
            <w:szCs w:val="28"/>
          </w:rPr>
          <w:t xml:space="preserve"> sera</w:t>
        </w:r>
      </w:ins>
      <w:r w:rsidRPr="009315CE">
        <w:rPr>
          <w:rFonts w:ascii="Arial Narrow" w:hAnsi="Arial Narrow"/>
          <w:color w:val="4C4C4C"/>
          <w:sz w:val="28"/>
          <w:szCs w:val="28"/>
          <w:rPrChange w:id="737" w:author="Salim Azim ASSANI" w:date="2018-02-14T15:57:00Z">
            <w:rPr>
              <w:color w:val="4C4C4C"/>
              <w:sz w:val="23"/>
              <w:szCs w:val="23"/>
            </w:rPr>
          </w:rPrChange>
        </w:rPr>
        <w:t xml:space="preserve"> </w:t>
      </w:r>
      <w:proofErr w:type="spellStart"/>
      <w:r w:rsidRPr="009315CE">
        <w:rPr>
          <w:rFonts w:ascii="Arial Narrow" w:hAnsi="Arial Narrow"/>
          <w:color w:val="4C4C4C"/>
          <w:sz w:val="28"/>
          <w:szCs w:val="28"/>
          <w:rPrChange w:id="738" w:author="Salim Azim ASSANI" w:date="2018-02-14T15:57:00Z">
            <w:rPr>
              <w:color w:val="4C4C4C"/>
              <w:sz w:val="23"/>
              <w:szCs w:val="23"/>
            </w:rPr>
          </w:rPrChange>
        </w:rPr>
        <w:t>chiffré</w:t>
      </w:r>
      <w:proofErr w:type="spellEnd"/>
      <w:ins w:id="739" w:author="Niavo1" w:date="2018-03-12T11:00:00Z">
        <w:r w:rsidR="00823DC0">
          <w:rPr>
            <w:rFonts w:ascii="Arial Narrow" w:hAnsi="Arial Narrow"/>
            <w:color w:val="4C4C4C"/>
            <w:sz w:val="28"/>
            <w:szCs w:val="28"/>
          </w:rPr>
          <w:t>.</w:t>
        </w:r>
      </w:ins>
    </w:p>
    <w:p w14:paraId="5780455C" w14:textId="77777777" w:rsidR="00903EE1" w:rsidRPr="009315CE" w:rsidRDefault="00903EE1" w:rsidP="0052331A">
      <w:pPr>
        <w:pStyle w:val="NormalWeb"/>
        <w:shd w:val="clear" w:color="auto" w:fill="FFFFFF"/>
        <w:spacing w:before="0" w:beforeAutospacing="0" w:after="150" w:afterAutospacing="0"/>
        <w:rPr>
          <w:ins w:id="740" w:author="Salim Azim ASSANI" w:date="2018-02-14T15:54:00Z"/>
          <w:rFonts w:ascii="Arial Narrow" w:hAnsi="Arial Narrow"/>
          <w:color w:val="4C4C4C"/>
          <w:sz w:val="28"/>
          <w:szCs w:val="28"/>
          <w:rPrChange w:id="741" w:author="Salim Azim ASSANI" w:date="2018-02-14T15:57:00Z">
            <w:rPr>
              <w:ins w:id="742" w:author="Salim Azim ASSANI" w:date="2018-02-14T15:54:00Z"/>
              <w:color w:val="4C4C4C"/>
              <w:sz w:val="23"/>
              <w:szCs w:val="23"/>
            </w:rPr>
          </w:rPrChange>
        </w:rPr>
      </w:pPr>
    </w:p>
    <w:p w14:paraId="6EF1BE26" w14:textId="0CFC2633" w:rsidR="00903EE1" w:rsidRPr="009315CE" w:rsidRDefault="00903EE1" w:rsidP="0052331A">
      <w:pPr>
        <w:pStyle w:val="NormalWeb"/>
        <w:shd w:val="clear" w:color="auto" w:fill="FFFFFF"/>
        <w:spacing w:before="0" w:beforeAutospacing="0" w:after="150" w:afterAutospacing="0"/>
        <w:rPr>
          <w:ins w:id="743" w:author="Salim Azim ASSANI" w:date="2018-02-14T15:54:00Z"/>
          <w:rFonts w:ascii="Arial Narrow" w:hAnsi="Arial Narrow"/>
          <w:color w:val="4C4C4C"/>
          <w:sz w:val="28"/>
          <w:szCs w:val="28"/>
          <w:lang w:val="fr-FR"/>
          <w:rPrChange w:id="744" w:author="Salim Azim ASSANI" w:date="2018-02-14T15:57:00Z">
            <w:rPr>
              <w:ins w:id="745" w:author="Salim Azim ASSANI" w:date="2018-02-14T15:54:00Z"/>
              <w:color w:val="4C4C4C"/>
              <w:sz w:val="23"/>
              <w:szCs w:val="23"/>
              <w:lang w:val="fr-FR"/>
            </w:rPr>
          </w:rPrChange>
        </w:rPr>
      </w:pPr>
      <w:ins w:id="746" w:author="Salim Azim ASSANI" w:date="2018-02-14T15:54:00Z">
        <w:r w:rsidRPr="009315CE">
          <w:rPr>
            <w:rFonts w:ascii="Arial Narrow" w:hAnsi="Arial Narrow"/>
            <w:noProof/>
            <w:color w:val="4C4C4C"/>
            <w:sz w:val="28"/>
            <w:szCs w:val="28"/>
            <w:lang w:val="fr-FR" w:eastAsia="fr-FR"/>
            <w:rPrChange w:id="747" w:author="Salim Azim ASSANI" w:date="2018-02-14T15:57:00Z">
              <w:rPr>
                <w:noProof/>
                <w:color w:val="4C4C4C"/>
                <w:sz w:val="23"/>
                <w:szCs w:val="23"/>
                <w:lang w:val="fr-FR" w:eastAsia="fr-FR"/>
              </w:rPr>
            </w:rPrChange>
          </w:rPr>
          <w:drawing>
            <wp:inline distT="0" distB="0" distL="0" distR="0" wp14:anchorId="4052336A" wp14:editId="338C5E70">
              <wp:extent cx="1778635" cy="86899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ns-titre13.png"/>
                      <pic:cNvPicPr/>
                    </pic:nvPicPr>
                    <pic:blipFill>
                      <a:blip r:embed="rId29">
                        <a:extLst>
                          <a:ext uri="{28A0092B-C50C-407E-A947-70E740481C1C}">
                            <a14:useLocalDpi xmlns:a14="http://schemas.microsoft.com/office/drawing/2010/main" val="0"/>
                          </a:ext>
                        </a:extLst>
                      </a:blip>
                      <a:stretch>
                        <a:fillRect/>
                      </a:stretch>
                    </pic:blipFill>
                    <pic:spPr>
                      <a:xfrm>
                        <a:off x="0" y="0"/>
                        <a:ext cx="1780435" cy="869869"/>
                      </a:xfrm>
                      <a:prstGeom prst="rect">
                        <a:avLst/>
                      </a:prstGeom>
                    </pic:spPr>
                  </pic:pic>
                </a:graphicData>
              </a:graphic>
            </wp:inline>
          </w:drawing>
        </w:r>
      </w:ins>
    </w:p>
    <w:p w14:paraId="70882AD7" w14:textId="10701A2A" w:rsidR="0052331A" w:rsidRPr="009315CE" w:rsidDel="00903EE1" w:rsidRDefault="0052331A" w:rsidP="0052331A">
      <w:pPr>
        <w:pStyle w:val="NormalWeb"/>
        <w:shd w:val="clear" w:color="auto" w:fill="FFFFFF"/>
        <w:spacing w:before="0" w:beforeAutospacing="0" w:after="150" w:afterAutospacing="0"/>
        <w:rPr>
          <w:del w:id="748" w:author="Salim Azim ASSANI" w:date="2018-02-14T15:54:00Z"/>
          <w:rFonts w:ascii="Arial Narrow" w:hAnsi="Arial Narrow"/>
          <w:color w:val="4C4C4C"/>
          <w:sz w:val="28"/>
          <w:szCs w:val="28"/>
          <w:rPrChange w:id="749" w:author="Salim Azim ASSANI" w:date="2018-02-14T15:57:00Z">
            <w:rPr>
              <w:del w:id="750" w:author="Salim Azim ASSANI" w:date="2018-02-14T15:54:00Z"/>
              <w:color w:val="4C4C4C"/>
              <w:sz w:val="23"/>
              <w:szCs w:val="23"/>
            </w:rPr>
          </w:rPrChange>
        </w:rPr>
      </w:pPr>
      <w:del w:id="751" w:author="Salim Azim ASSANI" w:date="2018-02-14T15:54:00Z">
        <w:r w:rsidRPr="009315CE" w:rsidDel="00903EE1">
          <w:rPr>
            <w:rFonts w:ascii="Arial Narrow" w:hAnsi="Arial Narrow"/>
            <w:color w:val="618EBA"/>
            <w:sz w:val="28"/>
            <w:szCs w:val="28"/>
            <w:lang w:eastAsia="fr-FR"/>
            <w:rPrChange w:id="752" w:author="Salim Azim ASSANI" w:date="2018-02-14T15:57:00Z">
              <w:rPr>
                <w:color w:val="618EBA"/>
                <w:sz w:val="23"/>
                <w:szCs w:val="23"/>
                <w:lang w:eastAsia="fr-FR"/>
              </w:rPr>
            </w:rPrChange>
          </w:rPr>
          <w:drawing>
            <wp:inline distT="0" distB="0" distL="0" distR="0" wp14:anchorId="72D2A81C" wp14:editId="37A88843">
              <wp:extent cx="3333750" cy="1628775"/>
              <wp:effectExtent l="0" t="0" r="0" b="9525"/>
              <wp:docPr id="13" name="Picture 13" descr="Sans titre1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ns titre13">
                        <a:hlinkClick r:id="rId30"/>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628775"/>
                      </a:xfrm>
                      <a:prstGeom prst="rect">
                        <a:avLst/>
                      </a:prstGeom>
                      <a:noFill/>
                      <a:ln>
                        <a:noFill/>
                      </a:ln>
                    </pic:spPr>
                  </pic:pic>
                </a:graphicData>
              </a:graphic>
            </wp:inline>
          </w:drawing>
        </w:r>
      </w:del>
    </w:p>
    <w:p w14:paraId="68569F4E" w14:textId="3981784A" w:rsidR="0052331A" w:rsidRPr="009315CE" w:rsidDel="006A2849" w:rsidRDefault="0052331A" w:rsidP="0052331A">
      <w:pPr>
        <w:pStyle w:val="NormalWeb"/>
        <w:shd w:val="clear" w:color="auto" w:fill="FFFFFF"/>
        <w:spacing w:before="0" w:beforeAutospacing="0" w:after="150" w:afterAutospacing="0"/>
        <w:rPr>
          <w:del w:id="753" w:author="Salim Azim ASSANI" w:date="2018-02-14T16:11:00Z"/>
          <w:rFonts w:ascii="Arial Narrow" w:hAnsi="Arial Narrow"/>
          <w:color w:val="4C4C4C"/>
          <w:sz w:val="28"/>
          <w:szCs w:val="28"/>
          <w:lang w:val="fr-FR"/>
          <w:rPrChange w:id="754" w:author="Salim Azim ASSANI" w:date="2018-02-14T15:57:00Z">
            <w:rPr>
              <w:del w:id="755" w:author="Salim Azim ASSANI" w:date="2018-02-14T16:11:00Z"/>
              <w:color w:val="4C4C4C"/>
              <w:sz w:val="23"/>
              <w:szCs w:val="23"/>
              <w:lang w:val="fr-FR"/>
            </w:rPr>
          </w:rPrChange>
        </w:rPr>
      </w:pPr>
      <w:del w:id="756" w:author="Salim Azim ASSANI" w:date="2018-02-14T15:54:00Z">
        <w:r w:rsidRPr="009315CE" w:rsidDel="00903EE1">
          <w:rPr>
            <w:rFonts w:ascii="Arial Narrow" w:hAnsi="Arial Narrow"/>
            <w:color w:val="4C4C4C"/>
            <w:sz w:val="28"/>
            <w:szCs w:val="28"/>
            <w:rPrChange w:id="757" w:author="Salim Azim ASSANI" w:date="2018-02-14T15:57:00Z">
              <w:rPr>
                <w:color w:val="4C4C4C"/>
                <w:sz w:val="23"/>
                <w:szCs w:val="23"/>
              </w:rPr>
            </w:rPrChange>
          </w:rPr>
          <w:delText> </w:delText>
        </w:r>
      </w:del>
      <w:r w:rsidRPr="009315CE">
        <w:rPr>
          <w:rFonts w:ascii="Arial Narrow" w:hAnsi="Arial Narrow"/>
          <w:color w:val="4C4C4C"/>
          <w:sz w:val="28"/>
          <w:szCs w:val="28"/>
          <w:rPrChange w:id="758" w:author="Salim Azim ASSANI" w:date="2018-02-14T15:57:00Z">
            <w:rPr>
              <w:color w:val="4C4C4C"/>
              <w:sz w:val="23"/>
              <w:szCs w:val="23"/>
            </w:rPr>
          </w:rPrChange>
        </w:rPr>
        <w:t xml:space="preserve">Vous pouvez ensuite quitter sans quoi </w:t>
      </w:r>
      <w:proofErr w:type="spellStart"/>
      <w:r w:rsidRPr="009315CE">
        <w:rPr>
          <w:rFonts w:ascii="Arial Narrow" w:hAnsi="Arial Narrow"/>
          <w:color w:val="4C4C4C"/>
          <w:sz w:val="28"/>
          <w:szCs w:val="28"/>
          <w:rPrChange w:id="759" w:author="Salim Azim ASSANI" w:date="2018-02-14T15:57:00Z">
            <w:rPr>
              <w:color w:val="4C4C4C"/>
              <w:sz w:val="23"/>
              <w:szCs w:val="23"/>
            </w:rPr>
          </w:rPrChange>
        </w:rPr>
        <w:t>l’assistant</w:t>
      </w:r>
      <w:proofErr w:type="spellEnd"/>
      <w:r w:rsidRPr="009315CE">
        <w:rPr>
          <w:rFonts w:ascii="Arial Narrow" w:hAnsi="Arial Narrow"/>
          <w:color w:val="4C4C4C"/>
          <w:sz w:val="28"/>
          <w:szCs w:val="28"/>
          <w:rPrChange w:id="760" w:author="Salim Azim ASSANI" w:date="2018-02-14T15:57:00Z">
            <w:rPr>
              <w:color w:val="4C4C4C"/>
              <w:sz w:val="23"/>
              <w:szCs w:val="23"/>
            </w:rPr>
          </w:rPrChange>
        </w:rPr>
        <w:t xml:space="preserve"> </w:t>
      </w:r>
      <w:proofErr w:type="spellStart"/>
      <w:r w:rsidRPr="009315CE">
        <w:rPr>
          <w:rFonts w:ascii="Arial Narrow" w:hAnsi="Arial Narrow"/>
          <w:color w:val="4C4C4C"/>
          <w:sz w:val="28"/>
          <w:szCs w:val="28"/>
          <w:rPrChange w:id="761" w:author="Salim Azim ASSANI" w:date="2018-02-14T15:57:00Z">
            <w:rPr>
              <w:color w:val="4C4C4C"/>
              <w:sz w:val="23"/>
              <w:szCs w:val="23"/>
            </w:rPr>
          </w:rPrChange>
        </w:rPr>
        <w:t>vous</w:t>
      </w:r>
      <w:proofErr w:type="spellEnd"/>
      <w:r w:rsidRPr="009315CE">
        <w:rPr>
          <w:rFonts w:ascii="Arial Narrow" w:hAnsi="Arial Narrow"/>
          <w:color w:val="4C4C4C"/>
          <w:sz w:val="28"/>
          <w:szCs w:val="28"/>
          <w:rPrChange w:id="762" w:author="Salim Azim ASSANI" w:date="2018-02-14T15:57:00Z">
            <w:rPr>
              <w:color w:val="4C4C4C"/>
              <w:sz w:val="23"/>
              <w:szCs w:val="23"/>
            </w:rPr>
          </w:rPrChange>
        </w:rPr>
        <w:t xml:space="preserve"> re-</w:t>
      </w:r>
      <w:proofErr w:type="spellStart"/>
      <w:r w:rsidRPr="009315CE">
        <w:rPr>
          <w:rFonts w:ascii="Arial Narrow" w:hAnsi="Arial Narrow"/>
          <w:color w:val="4C4C4C"/>
          <w:sz w:val="28"/>
          <w:szCs w:val="28"/>
          <w:rPrChange w:id="763" w:author="Salim Azim ASSANI" w:date="2018-02-14T15:57:00Z">
            <w:rPr>
              <w:color w:val="4C4C4C"/>
              <w:sz w:val="23"/>
              <w:szCs w:val="23"/>
            </w:rPr>
          </w:rPrChange>
        </w:rPr>
        <w:t>proposera</w:t>
      </w:r>
      <w:proofErr w:type="spellEnd"/>
      <w:r w:rsidRPr="009315CE">
        <w:rPr>
          <w:rFonts w:ascii="Arial Narrow" w:hAnsi="Arial Narrow"/>
          <w:color w:val="4C4C4C"/>
          <w:sz w:val="28"/>
          <w:szCs w:val="28"/>
          <w:rPrChange w:id="764" w:author="Salim Azim ASSANI" w:date="2018-02-14T15:57:00Z">
            <w:rPr>
              <w:color w:val="4C4C4C"/>
              <w:sz w:val="23"/>
              <w:szCs w:val="23"/>
            </w:rPr>
          </w:rPrChange>
        </w:rPr>
        <w:t xml:space="preserve"> de </w:t>
      </w:r>
      <w:proofErr w:type="spellStart"/>
      <w:r w:rsidRPr="009315CE">
        <w:rPr>
          <w:rFonts w:ascii="Arial Narrow" w:hAnsi="Arial Narrow"/>
          <w:color w:val="4C4C4C"/>
          <w:sz w:val="28"/>
          <w:szCs w:val="28"/>
          <w:rPrChange w:id="765" w:author="Salim Azim ASSANI" w:date="2018-02-14T15:57:00Z">
            <w:rPr>
              <w:color w:val="4C4C4C"/>
              <w:sz w:val="23"/>
              <w:szCs w:val="23"/>
            </w:rPr>
          </w:rPrChange>
        </w:rPr>
        <w:t>créer</w:t>
      </w:r>
      <w:proofErr w:type="spellEnd"/>
      <w:r w:rsidRPr="009315CE">
        <w:rPr>
          <w:rFonts w:ascii="Arial Narrow" w:hAnsi="Arial Narrow"/>
          <w:color w:val="4C4C4C"/>
          <w:sz w:val="28"/>
          <w:szCs w:val="28"/>
          <w:rPrChange w:id="766" w:author="Salim Azim ASSANI" w:date="2018-02-14T15:57:00Z">
            <w:rPr>
              <w:color w:val="4C4C4C"/>
              <w:sz w:val="23"/>
              <w:szCs w:val="23"/>
            </w:rPr>
          </w:rPrChange>
        </w:rPr>
        <w:t xml:space="preserve"> </w:t>
      </w:r>
      <w:proofErr w:type="gramStart"/>
      <w:r w:rsidRPr="009315CE">
        <w:rPr>
          <w:rFonts w:ascii="Arial Narrow" w:hAnsi="Arial Narrow"/>
          <w:color w:val="4C4C4C"/>
          <w:sz w:val="28"/>
          <w:szCs w:val="28"/>
          <w:rPrChange w:id="767" w:author="Salim Azim ASSANI" w:date="2018-02-14T15:57:00Z">
            <w:rPr>
              <w:color w:val="4C4C4C"/>
              <w:sz w:val="23"/>
              <w:szCs w:val="23"/>
            </w:rPr>
          </w:rPrChange>
        </w:rPr>
        <w:t>un</w:t>
      </w:r>
      <w:proofErr w:type="gramEnd"/>
      <w:r w:rsidRPr="009315CE">
        <w:rPr>
          <w:rFonts w:ascii="Arial Narrow" w:hAnsi="Arial Narrow"/>
          <w:color w:val="4C4C4C"/>
          <w:sz w:val="28"/>
          <w:szCs w:val="28"/>
          <w:rPrChange w:id="768" w:author="Salim Azim ASSANI" w:date="2018-02-14T15:57:00Z">
            <w:rPr>
              <w:color w:val="4C4C4C"/>
              <w:sz w:val="23"/>
              <w:szCs w:val="23"/>
            </w:rPr>
          </w:rPrChange>
        </w:rPr>
        <w:t xml:space="preserve"> nouveau volume</w:t>
      </w:r>
      <w:ins w:id="769" w:author="Niavo1" w:date="2018-03-12T11:01:00Z">
        <w:r w:rsidR="00823DC0">
          <w:rPr>
            <w:rFonts w:ascii="Arial Narrow" w:hAnsi="Arial Narrow"/>
            <w:color w:val="4C4C4C"/>
            <w:sz w:val="28"/>
            <w:szCs w:val="28"/>
          </w:rPr>
          <w:t>.</w:t>
        </w:r>
      </w:ins>
      <w:del w:id="770" w:author="Niavo1" w:date="2018-03-12T11:01:00Z">
        <w:r w:rsidRPr="009315CE" w:rsidDel="00823DC0">
          <w:rPr>
            <w:rFonts w:ascii="Arial Narrow" w:hAnsi="Arial Narrow"/>
            <w:color w:val="4C4C4C"/>
            <w:sz w:val="28"/>
            <w:szCs w:val="28"/>
            <w:rPrChange w:id="771" w:author="Salim Azim ASSANI" w:date="2018-02-14T15:57:00Z">
              <w:rPr>
                <w:color w:val="4C4C4C"/>
                <w:sz w:val="23"/>
                <w:szCs w:val="23"/>
              </w:rPr>
            </w:rPrChange>
          </w:rPr>
          <w:delText>…</w:delText>
        </w:r>
      </w:del>
    </w:p>
    <w:p w14:paraId="5E2A59B0" w14:textId="15393425" w:rsidR="0052331A" w:rsidRPr="009315CE" w:rsidDel="00903EE1" w:rsidRDefault="006A2849" w:rsidP="0052331A">
      <w:pPr>
        <w:pStyle w:val="NormalWeb"/>
        <w:shd w:val="clear" w:color="auto" w:fill="FFFFFF"/>
        <w:spacing w:before="0" w:beforeAutospacing="0" w:after="150" w:afterAutospacing="0"/>
        <w:rPr>
          <w:del w:id="772" w:author="Salim Azim ASSANI" w:date="2018-02-14T15:54:00Z"/>
          <w:rFonts w:ascii="Arial Narrow" w:hAnsi="Arial Narrow"/>
          <w:color w:val="4C4C4C"/>
          <w:sz w:val="28"/>
          <w:szCs w:val="28"/>
          <w:rPrChange w:id="773" w:author="Salim Azim ASSANI" w:date="2018-02-14T15:57:00Z">
            <w:rPr>
              <w:del w:id="774" w:author="Salim Azim ASSANI" w:date="2018-02-14T15:54:00Z"/>
              <w:color w:val="4C4C4C"/>
              <w:sz w:val="23"/>
              <w:szCs w:val="23"/>
            </w:rPr>
          </w:rPrChange>
        </w:rPr>
      </w:pPr>
      <w:ins w:id="775" w:author="Salim Azim ASSANI" w:date="2018-02-14T15:54:00Z">
        <w:r w:rsidRPr="006A2849">
          <w:rPr>
            <w:rFonts w:ascii="Arial Narrow" w:hAnsi="Arial Narrow"/>
            <w:color w:val="4C4C4C"/>
            <w:sz w:val="28"/>
            <w:szCs w:val="28"/>
          </w:rPr>
          <w:t xml:space="preserve"> </w:t>
        </w:r>
      </w:ins>
      <w:del w:id="776" w:author="Salim Azim ASSANI" w:date="2018-02-14T15:54:00Z">
        <w:r w:rsidR="0052331A" w:rsidRPr="009315CE" w:rsidDel="00903EE1">
          <w:rPr>
            <w:rFonts w:ascii="Arial Narrow" w:hAnsi="Arial Narrow"/>
            <w:color w:val="618EBA"/>
            <w:sz w:val="28"/>
            <w:szCs w:val="28"/>
            <w:lang w:eastAsia="fr-FR"/>
            <w:rPrChange w:id="777" w:author="Salim Azim ASSANI" w:date="2018-02-14T15:57:00Z">
              <w:rPr>
                <w:color w:val="618EBA"/>
                <w:sz w:val="23"/>
                <w:szCs w:val="23"/>
                <w:lang w:eastAsia="fr-FR"/>
              </w:rPr>
            </w:rPrChange>
          </w:rPr>
          <w:drawing>
            <wp:inline distT="0" distB="0" distL="0" distR="0" wp14:anchorId="7F0F966A" wp14:editId="3B0A33C1">
              <wp:extent cx="5867400" cy="3600450"/>
              <wp:effectExtent l="0" t="0" r="0" b="0"/>
              <wp:docPr id="14" name="Picture 14" descr="Sans titre1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ns titre1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7400" cy="3600450"/>
                      </a:xfrm>
                      <a:prstGeom prst="rect">
                        <a:avLst/>
                      </a:prstGeom>
                      <a:noFill/>
                      <a:ln>
                        <a:noFill/>
                      </a:ln>
                    </pic:spPr>
                  </pic:pic>
                </a:graphicData>
              </a:graphic>
            </wp:inline>
          </w:drawing>
        </w:r>
      </w:del>
    </w:p>
    <w:p w14:paraId="19BF936D" w14:textId="093654C2" w:rsidR="0052331A" w:rsidRPr="009315CE" w:rsidDel="00823DC0" w:rsidRDefault="0052331A" w:rsidP="00823DC0">
      <w:pPr>
        <w:pStyle w:val="NormalWeb"/>
        <w:shd w:val="clear" w:color="auto" w:fill="FFFFFF"/>
        <w:spacing w:before="0" w:beforeAutospacing="0" w:after="150" w:afterAutospacing="0"/>
        <w:rPr>
          <w:del w:id="778" w:author="Niavo1" w:date="2018-03-12T11:01:00Z"/>
          <w:rFonts w:ascii="Arial Narrow" w:hAnsi="Arial Narrow"/>
          <w:color w:val="4C4C4C"/>
          <w:sz w:val="28"/>
          <w:szCs w:val="28"/>
          <w:lang w:val="fr-FR"/>
          <w:rPrChange w:id="779" w:author="Salim Azim ASSANI" w:date="2018-02-14T15:57:00Z">
            <w:rPr>
              <w:del w:id="780" w:author="Niavo1" w:date="2018-03-12T11:01:00Z"/>
              <w:color w:val="4C4C4C"/>
              <w:sz w:val="23"/>
              <w:szCs w:val="23"/>
              <w:lang w:val="fr-FR"/>
            </w:rPr>
          </w:rPrChange>
        </w:rPr>
        <w:pPrChange w:id="781" w:author="Niavo1" w:date="2018-03-12T11:01:00Z">
          <w:pPr>
            <w:pStyle w:val="NormalWeb"/>
            <w:shd w:val="clear" w:color="auto" w:fill="FFFFFF"/>
            <w:spacing w:before="0" w:beforeAutospacing="0" w:after="150" w:afterAutospacing="0"/>
          </w:pPr>
        </w:pPrChange>
      </w:pPr>
      <w:del w:id="782" w:author="Niavo1" w:date="2018-03-12T11:01:00Z">
        <w:r w:rsidRPr="009315CE" w:rsidDel="00823DC0">
          <w:rPr>
            <w:rFonts w:ascii="Arial Narrow" w:hAnsi="Arial Narrow"/>
            <w:color w:val="4C4C4C"/>
            <w:sz w:val="28"/>
            <w:szCs w:val="28"/>
            <w:rPrChange w:id="783" w:author="Salim Azim ASSANI" w:date="2018-02-14T15:57:00Z">
              <w:rPr>
                <w:color w:val="4C4C4C"/>
                <w:sz w:val="23"/>
                <w:szCs w:val="23"/>
              </w:rPr>
            </w:rPrChange>
          </w:rPr>
          <w:delText>Le conteneur créé (sous forme de fichier)  avec</w:delText>
        </w:r>
      </w:del>
      <w:ins w:id="784" w:author="Salim Azim ASSANI" w:date="2018-02-14T15:54:00Z">
        <w:del w:id="785" w:author="Niavo1" w:date="2018-03-12T11:01:00Z">
          <w:r w:rsidR="00903EE1" w:rsidRPr="009315CE" w:rsidDel="00823DC0">
            <w:rPr>
              <w:rFonts w:ascii="Arial Narrow" w:hAnsi="Arial Narrow"/>
              <w:color w:val="4C4C4C"/>
              <w:sz w:val="28"/>
              <w:szCs w:val="28"/>
              <w:rPrChange w:id="786" w:author="Salim Azim ASSANI" w:date="2018-02-14T15:57:00Z">
                <w:rPr>
                  <w:color w:val="4C4C4C"/>
                  <w:sz w:val="23"/>
                  <w:szCs w:val="23"/>
                </w:rPr>
              </w:rPrChange>
            </w:rPr>
            <w:delText>fichier) avec</w:delText>
          </w:r>
        </w:del>
      </w:ins>
      <w:del w:id="787" w:author="Niavo1" w:date="2018-03-12T11:01:00Z">
        <w:r w:rsidRPr="009315CE" w:rsidDel="00823DC0">
          <w:rPr>
            <w:rFonts w:ascii="Arial Narrow" w:hAnsi="Arial Narrow"/>
            <w:color w:val="4C4C4C"/>
            <w:sz w:val="28"/>
            <w:szCs w:val="28"/>
            <w:rPrChange w:id="788" w:author="Salim Azim ASSANI" w:date="2018-02-14T15:57:00Z">
              <w:rPr>
                <w:color w:val="4C4C4C"/>
                <w:sz w:val="23"/>
                <w:szCs w:val="23"/>
              </w:rPr>
            </w:rPrChange>
          </w:rPr>
          <w:delText xml:space="preserve"> l’extension que vous avez choisi.</w:delText>
        </w:r>
      </w:del>
    </w:p>
    <w:p w14:paraId="7D4E7A7B" w14:textId="391A1385" w:rsidR="00AA54FA" w:rsidRPr="009315CE" w:rsidRDefault="0052331A" w:rsidP="00823DC0">
      <w:pPr>
        <w:pStyle w:val="NormalWeb"/>
        <w:shd w:val="clear" w:color="auto" w:fill="FFFFFF"/>
        <w:spacing w:before="0" w:beforeAutospacing="0" w:after="150" w:afterAutospacing="0"/>
        <w:rPr>
          <w:rFonts w:ascii="Arial Narrow" w:hAnsi="Arial Narrow"/>
          <w:color w:val="4C4C4C"/>
          <w:sz w:val="28"/>
          <w:szCs w:val="28"/>
          <w:lang w:val="fr-FR"/>
          <w:rPrChange w:id="789" w:author="Salim Azim ASSANI" w:date="2018-02-14T15:57:00Z">
            <w:rPr>
              <w:color w:val="4C4C4C"/>
              <w:sz w:val="23"/>
              <w:szCs w:val="23"/>
              <w:lang w:val="fr-FR"/>
            </w:rPr>
          </w:rPrChange>
        </w:rPr>
        <w:pPrChange w:id="790" w:author="Niavo1" w:date="2018-03-12T11:01:00Z">
          <w:pPr>
            <w:pStyle w:val="NormalWeb"/>
            <w:shd w:val="clear" w:color="auto" w:fill="FFFFFF"/>
            <w:spacing w:before="0" w:beforeAutospacing="0" w:after="150" w:afterAutospacing="0"/>
          </w:pPr>
        </w:pPrChange>
      </w:pPr>
      <w:del w:id="791" w:author="Salim Azim ASSANI" w:date="2018-02-14T16:09:00Z">
        <w:r w:rsidRPr="009315CE" w:rsidDel="006A2849">
          <w:rPr>
            <w:rFonts w:ascii="Arial Narrow" w:hAnsi="Arial Narrow"/>
            <w:color w:val="4C4C4C"/>
            <w:sz w:val="28"/>
            <w:szCs w:val="28"/>
            <w:lang w:val="fr-FR"/>
            <w:rPrChange w:id="792" w:author="Salim Azim ASSANI" w:date="2018-02-14T15:57:00Z">
              <w:rPr>
                <w:color w:val="4C4C4C"/>
                <w:sz w:val="23"/>
                <w:szCs w:val="23"/>
                <w:lang w:val="fr-FR"/>
              </w:rPr>
            </w:rPrChange>
          </w:rPr>
          <w:delText> </w:delText>
        </w:r>
      </w:del>
    </w:p>
    <w:p w14:paraId="46BDAFE1" w14:textId="5E267879" w:rsidR="00AA54FA" w:rsidRPr="009315CE" w:rsidDel="00823DC0" w:rsidRDefault="00AA54FA">
      <w:pPr>
        <w:pStyle w:val="Paragraphedeliste"/>
        <w:numPr>
          <w:ilvl w:val="0"/>
          <w:numId w:val="9"/>
        </w:numPr>
        <w:rPr>
          <w:del w:id="793" w:author="Niavo1" w:date="2018-03-12T11:02:00Z"/>
          <w:rFonts w:ascii="Arial Narrow" w:hAnsi="Arial Narrow" w:cs="Times New Roman"/>
          <w:b/>
          <w:sz w:val="28"/>
          <w:szCs w:val="28"/>
          <w:rPrChange w:id="794" w:author="Salim Azim ASSANI" w:date="2018-02-14T15:57:00Z">
            <w:rPr>
              <w:del w:id="795" w:author="Niavo1" w:date="2018-03-12T11:02:00Z"/>
              <w:rFonts w:ascii="Times New Roman" w:hAnsi="Times New Roman" w:cs="Times New Roman"/>
              <w:b/>
            </w:rPr>
          </w:rPrChange>
        </w:rPr>
        <w:pPrChange w:id="796" w:author="Salim Azim ASSANI" w:date="2018-02-14T16:04:00Z">
          <w:pPr>
            <w:pStyle w:val="Paragraphedeliste"/>
            <w:numPr>
              <w:numId w:val="3"/>
            </w:numPr>
            <w:ind w:hanging="360"/>
          </w:pPr>
        </w:pPrChange>
      </w:pPr>
      <w:del w:id="797" w:author="Niavo1" w:date="2018-03-12T11:02:00Z">
        <w:r w:rsidRPr="009315CE" w:rsidDel="00823DC0">
          <w:rPr>
            <w:rFonts w:ascii="Arial Narrow" w:hAnsi="Arial Narrow" w:cs="Times New Roman"/>
            <w:b/>
            <w:sz w:val="28"/>
            <w:szCs w:val="28"/>
            <w:rPrChange w:id="798" w:author="Salim Azim ASSANI" w:date="2018-02-14T15:57:00Z">
              <w:rPr>
                <w:rFonts w:ascii="Times New Roman" w:hAnsi="Times New Roman" w:cs="Times New Roman"/>
                <w:b/>
              </w:rPr>
            </w:rPrChange>
          </w:rPr>
          <w:delText>Sécuriser, Chiffrer et cacher ses données</w:delText>
        </w:r>
      </w:del>
    </w:p>
    <w:p w14:paraId="5C11CD8C" w14:textId="6C7D281F" w:rsidR="004B74F4" w:rsidRPr="009315CE" w:rsidDel="00823DC0" w:rsidRDefault="004B74F4" w:rsidP="004B74F4">
      <w:pPr>
        <w:shd w:val="clear" w:color="auto" w:fill="FFFFFF"/>
        <w:spacing w:before="100" w:beforeAutospacing="1" w:after="100" w:afterAutospacing="1"/>
        <w:jc w:val="both"/>
        <w:rPr>
          <w:del w:id="799" w:author="Niavo1" w:date="2018-03-12T11:02:00Z"/>
          <w:rFonts w:ascii="Arial Narrow" w:eastAsia="Times New Roman" w:hAnsi="Arial Narrow" w:cs="Times New Roman"/>
          <w:noProof w:val="0"/>
          <w:color w:val="000000"/>
          <w:sz w:val="28"/>
          <w:szCs w:val="28"/>
          <w:rPrChange w:id="800" w:author="Salim Azim ASSANI" w:date="2018-02-14T15:57:00Z">
            <w:rPr>
              <w:del w:id="801" w:author="Niavo1" w:date="2018-03-12T11:02:00Z"/>
              <w:rFonts w:ascii="Times New Roman" w:eastAsia="Times New Roman" w:hAnsi="Times New Roman" w:cs="Times New Roman"/>
              <w:noProof w:val="0"/>
              <w:color w:val="000000"/>
            </w:rPr>
          </w:rPrChange>
        </w:rPr>
      </w:pPr>
      <w:del w:id="802" w:author="Niavo1" w:date="2018-03-12T11:02:00Z">
        <w:r w:rsidRPr="009315CE" w:rsidDel="00823DC0">
          <w:rPr>
            <w:rFonts w:ascii="Arial Narrow" w:eastAsia="Times New Roman" w:hAnsi="Arial Narrow" w:cs="Times New Roman"/>
            <w:noProof w:val="0"/>
            <w:color w:val="000000"/>
            <w:sz w:val="28"/>
            <w:szCs w:val="28"/>
            <w:rPrChange w:id="803" w:author="Salim Azim ASSANI" w:date="2018-02-14T15:57:00Z">
              <w:rPr>
                <w:rFonts w:ascii="Times New Roman" w:eastAsia="Times New Roman" w:hAnsi="Times New Roman" w:cs="Times New Roman"/>
                <w:noProof w:val="0"/>
                <w:color w:val="000000"/>
              </w:rPr>
            </w:rPrChange>
          </w:rPr>
          <w:delText>Avant de commencer, évoquons quelques points qui seront utilisés tout au long de nos guides et sur lesquels nous ne reviendrons pas de manière systématique :</w:delText>
        </w:r>
      </w:del>
    </w:p>
    <w:p w14:paraId="3207665A" w14:textId="2671E8D0" w:rsidR="004B74F4" w:rsidRPr="00B32F2C" w:rsidRDefault="004B74F4">
      <w:pPr>
        <w:pStyle w:val="Paragraphedeliste"/>
        <w:numPr>
          <w:ilvl w:val="0"/>
          <w:numId w:val="9"/>
        </w:numPr>
        <w:shd w:val="clear" w:color="auto" w:fill="FFFFFF"/>
        <w:spacing w:before="100" w:beforeAutospacing="1" w:after="100" w:afterAutospacing="1"/>
        <w:jc w:val="both"/>
        <w:rPr>
          <w:rFonts w:ascii="Arial Narrow" w:eastAsia="Times New Roman" w:hAnsi="Arial Narrow" w:cs="Times New Roman"/>
          <w:b/>
          <w:noProof w:val="0"/>
          <w:color w:val="000000"/>
          <w:sz w:val="28"/>
          <w:szCs w:val="28"/>
          <w:lang w:val="en-US"/>
          <w:rPrChange w:id="804" w:author="Salim Azim ASSANI" w:date="2018-02-14T16:05:00Z">
            <w:rPr>
              <w:rFonts w:ascii="Times New Roman" w:eastAsia="Times New Roman" w:hAnsi="Times New Roman" w:cs="Times New Roman"/>
              <w:noProof w:val="0"/>
              <w:color w:val="000000"/>
              <w:lang w:val="en-US"/>
            </w:rPr>
          </w:rPrChange>
        </w:rPr>
        <w:pPrChange w:id="805" w:author="Salim Azim ASSANI" w:date="2018-02-14T16:05:00Z">
          <w:pPr>
            <w:numPr>
              <w:numId w:val="5"/>
            </w:numPr>
            <w:shd w:val="clear" w:color="auto" w:fill="FFFFFF"/>
            <w:tabs>
              <w:tab w:val="num" w:pos="720"/>
            </w:tabs>
            <w:spacing w:before="100" w:beforeAutospacing="1" w:after="100" w:afterAutospacing="1"/>
            <w:ind w:left="720" w:hanging="360"/>
            <w:jc w:val="both"/>
          </w:pPr>
        </w:pPrChange>
      </w:pPr>
      <w:r w:rsidRPr="00B32F2C">
        <w:rPr>
          <w:rFonts w:ascii="Arial Narrow" w:eastAsia="Times New Roman" w:hAnsi="Arial Narrow" w:cs="Times New Roman"/>
          <w:b/>
          <w:bCs/>
          <w:noProof w:val="0"/>
          <w:color w:val="000000"/>
          <w:sz w:val="28"/>
          <w:szCs w:val="28"/>
          <w:lang w:val="en-US"/>
          <w:rPrChange w:id="806" w:author="Salim Azim ASSANI" w:date="2018-02-14T16:05:00Z">
            <w:rPr>
              <w:rFonts w:ascii="Times New Roman" w:eastAsia="Times New Roman" w:hAnsi="Times New Roman" w:cs="Times New Roman"/>
              <w:b/>
              <w:bCs/>
              <w:noProof w:val="0"/>
              <w:color w:val="000000"/>
              <w:lang w:val="en-US"/>
            </w:rPr>
          </w:rPrChange>
        </w:rPr>
        <w:t xml:space="preserve">Les </w:t>
      </w:r>
      <w:proofErr w:type="spellStart"/>
      <w:r w:rsidRPr="00B32F2C">
        <w:rPr>
          <w:rFonts w:ascii="Arial Narrow" w:eastAsia="Times New Roman" w:hAnsi="Arial Narrow" w:cs="Times New Roman"/>
          <w:b/>
          <w:bCs/>
          <w:noProof w:val="0"/>
          <w:color w:val="000000"/>
          <w:sz w:val="28"/>
          <w:szCs w:val="28"/>
          <w:lang w:val="en-US"/>
          <w:rPrChange w:id="807" w:author="Salim Azim ASSANI" w:date="2018-02-14T16:05:00Z">
            <w:rPr>
              <w:rFonts w:ascii="Times New Roman" w:eastAsia="Times New Roman" w:hAnsi="Times New Roman" w:cs="Times New Roman"/>
              <w:b/>
              <w:bCs/>
              <w:noProof w:val="0"/>
              <w:color w:val="000000"/>
              <w:lang w:val="en-US"/>
            </w:rPr>
          </w:rPrChange>
        </w:rPr>
        <w:t>limites</w:t>
      </w:r>
      <w:proofErr w:type="spellEnd"/>
      <w:r w:rsidRPr="00B32F2C">
        <w:rPr>
          <w:rFonts w:ascii="Arial Narrow" w:eastAsia="Times New Roman" w:hAnsi="Arial Narrow" w:cs="Times New Roman"/>
          <w:b/>
          <w:bCs/>
          <w:noProof w:val="0"/>
          <w:color w:val="000000"/>
          <w:sz w:val="28"/>
          <w:szCs w:val="28"/>
          <w:lang w:val="en-US"/>
          <w:rPrChange w:id="808" w:author="Salim Azim ASSANI" w:date="2018-02-14T16:05:00Z">
            <w:rPr>
              <w:rFonts w:ascii="Times New Roman" w:eastAsia="Times New Roman" w:hAnsi="Times New Roman" w:cs="Times New Roman"/>
              <w:b/>
              <w:bCs/>
              <w:noProof w:val="0"/>
              <w:color w:val="000000"/>
              <w:lang w:val="en-US"/>
            </w:rPr>
          </w:rPrChange>
        </w:rPr>
        <w:t xml:space="preserve"> de </w:t>
      </w:r>
      <w:proofErr w:type="spellStart"/>
      <w:r w:rsidRPr="00B32F2C">
        <w:rPr>
          <w:rFonts w:ascii="Arial Narrow" w:eastAsia="Times New Roman" w:hAnsi="Arial Narrow" w:cs="Times New Roman"/>
          <w:b/>
          <w:bCs/>
          <w:noProof w:val="0"/>
          <w:color w:val="000000"/>
          <w:sz w:val="28"/>
          <w:szCs w:val="28"/>
          <w:lang w:val="en-US"/>
          <w:rPrChange w:id="809" w:author="Salim Azim ASSANI" w:date="2018-02-14T16:05:00Z">
            <w:rPr>
              <w:rFonts w:ascii="Times New Roman" w:eastAsia="Times New Roman" w:hAnsi="Times New Roman" w:cs="Times New Roman"/>
              <w:b/>
              <w:bCs/>
              <w:noProof w:val="0"/>
              <w:color w:val="000000"/>
              <w:lang w:val="en-US"/>
            </w:rPr>
          </w:rPrChange>
        </w:rPr>
        <w:t>VeraCrypt</w:t>
      </w:r>
      <w:proofErr w:type="spellEnd"/>
    </w:p>
    <w:p w14:paraId="60EE5326" w14:textId="7C7807FF" w:rsidR="004B74F4" w:rsidRPr="00823DC0" w:rsidRDefault="004B74F4" w:rsidP="004B74F4">
      <w:pPr>
        <w:shd w:val="clear" w:color="auto" w:fill="FFFFFF"/>
        <w:spacing w:before="100" w:beforeAutospacing="1" w:after="100" w:afterAutospacing="1"/>
        <w:jc w:val="both"/>
        <w:rPr>
          <w:rFonts w:ascii="Arial Narrow" w:eastAsia="Times New Roman" w:hAnsi="Arial Narrow" w:cs="Times New Roman"/>
          <w:noProof w:val="0"/>
          <w:sz w:val="28"/>
          <w:szCs w:val="28"/>
          <w:rPrChange w:id="810" w:author="Niavo1" w:date="2018-03-12T11:04:00Z">
            <w:rPr>
              <w:rFonts w:ascii="Times New Roman" w:eastAsia="Times New Roman" w:hAnsi="Times New Roman" w:cs="Times New Roman"/>
              <w:noProof w:val="0"/>
              <w:color w:val="000000"/>
            </w:rPr>
          </w:rPrChange>
        </w:rPr>
      </w:pPr>
      <w:r w:rsidRPr="00823DC0">
        <w:rPr>
          <w:rFonts w:ascii="Arial Narrow" w:eastAsia="Times New Roman" w:hAnsi="Arial Narrow" w:cs="Times New Roman"/>
          <w:noProof w:val="0"/>
          <w:sz w:val="28"/>
          <w:szCs w:val="28"/>
          <w:rPrChange w:id="811" w:author="Niavo1" w:date="2018-03-12T11:04:00Z">
            <w:rPr>
              <w:rFonts w:ascii="Times New Roman" w:eastAsia="Times New Roman" w:hAnsi="Times New Roman" w:cs="Times New Roman"/>
              <w:noProof w:val="0"/>
              <w:color w:val="000000"/>
            </w:rPr>
          </w:rPrChange>
        </w:rPr>
        <w:t>Comme tout logiciel dédié à la sécurité et exploitant des procédures de chiffrement, </w:t>
      </w:r>
      <w:proofErr w:type="spellStart"/>
      <w:r w:rsidRPr="00823DC0">
        <w:rPr>
          <w:rFonts w:ascii="Arial Narrow" w:eastAsia="Times New Roman" w:hAnsi="Arial Narrow" w:cs="Times New Roman"/>
          <w:noProof w:val="0"/>
          <w:sz w:val="28"/>
          <w:szCs w:val="28"/>
          <w:rPrChange w:id="812" w:author="Niavo1" w:date="2018-03-12T11:04:00Z">
            <w:rPr>
              <w:rFonts w:ascii="Times New Roman" w:eastAsia="Times New Roman" w:hAnsi="Times New Roman" w:cs="Times New Roman"/>
              <w:noProof w:val="0"/>
              <w:color w:val="000000"/>
            </w:rPr>
          </w:rPrChange>
        </w:rPr>
        <w:t>VeraCrypt</w:t>
      </w:r>
      <w:proofErr w:type="spellEnd"/>
      <w:r w:rsidRPr="00823DC0">
        <w:rPr>
          <w:rFonts w:ascii="Arial Narrow" w:eastAsia="Times New Roman" w:hAnsi="Arial Narrow" w:cs="Times New Roman"/>
          <w:noProof w:val="0"/>
          <w:sz w:val="28"/>
          <w:szCs w:val="28"/>
          <w:rPrChange w:id="813" w:author="Niavo1" w:date="2018-03-12T11:04:00Z">
            <w:rPr>
              <w:rFonts w:ascii="Times New Roman" w:eastAsia="Times New Roman" w:hAnsi="Times New Roman" w:cs="Times New Roman"/>
              <w:noProof w:val="0"/>
              <w:color w:val="000000"/>
            </w:rPr>
          </w:rPrChange>
        </w:rPr>
        <w:t xml:space="preserve"> correspond </w:t>
      </w:r>
      <w:del w:id="814" w:author="Niavo1" w:date="2018-03-12T11:03:00Z">
        <w:r w:rsidRPr="00823DC0" w:rsidDel="00823DC0">
          <w:rPr>
            <w:rFonts w:ascii="Arial Narrow" w:eastAsia="Times New Roman" w:hAnsi="Arial Narrow" w:cs="Times New Roman"/>
            <w:noProof w:val="0"/>
            <w:sz w:val="28"/>
            <w:szCs w:val="28"/>
            <w:rPrChange w:id="815" w:author="Niavo1" w:date="2018-03-12T11:04:00Z">
              <w:rPr>
                <w:rFonts w:ascii="Times New Roman" w:eastAsia="Times New Roman" w:hAnsi="Times New Roman" w:cs="Times New Roman"/>
                <w:noProof w:val="0"/>
                <w:color w:val="000000"/>
              </w:rPr>
            </w:rPrChange>
          </w:rPr>
          <w:delText>à certains </w:delText>
        </w:r>
        <w:r w:rsidR="00AF635E" w:rsidRPr="00823DC0" w:rsidDel="00823DC0">
          <w:rPr>
            <w:rFonts w:ascii="Arial Narrow" w:hAnsi="Arial Narrow"/>
            <w:sz w:val="28"/>
            <w:szCs w:val="28"/>
            <w:rPrChange w:id="816" w:author="Niavo1" w:date="2018-03-12T11:04:00Z">
              <w:rPr>
                <w:rFonts w:ascii="Times New Roman" w:eastAsia="Times New Roman" w:hAnsi="Times New Roman" w:cs="Times New Roman"/>
                <w:noProof w:val="0"/>
                <w:color w:val="EA8212"/>
              </w:rPr>
            </w:rPrChange>
          </w:rPr>
          <w:fldChar w:fldCharType="begin"/>
        </w:r>
        <w:r w:rsidR="00AF635E" w:rsidRPr="00823DC0" w:rsidDel="00823DC0">
          <w:rPr>
            <w:rFonts w:ascii="Arial Narrow" w:hAnsi="Arial Narrow"/>
            <w:sz w:val="28"/>
            <w:szCs w:val="28"/>
            <w:rPrChange w:id="817" w:author="Niavo1" w:date="2018-03-12T11:04:00Z">
              <w:rPr/>
            </w:rPrChange>
          </w:rPr>
          <w:delInstrText xml:space="preserve"> </w:delInstrText>
        </w:r>
        <w:r w:rsidR="000C6ADB" w:rsidRPr="00823DC0" w:rsidDel="00823DC0">
          <w:rPr>
            <w:rFonts w:ascii="Arial Narrow" w:hAnsi="Arial Narrow"/>
            <w:sz w:val="28"/>
            <w:szCs w:val="28"/>
            <w:rPrChange w:id="818" w:author="Niavo1" w:date="2018-03-12T11:04:00Z">
              <w:rPr/>
            </w:rPrChange>
          </w:rPr>
          <w:delInstrText>HYPERLINK</w:delInstrText>
        </w:r>
        <w:r w:rsidR="00AF635E" w:rsidRPr="00823DC0" w:rsidDel="00823DC0">
          <w:rPr>
            <w:rFonts w:ascii="Arial Narrow" w:hAnsi="Arial Narrow"/>
            <w:sz w:val="28"/>
            <w:szCs w:val="28"/>
            <w:rPrChange w:id="819" w:author="Niavo1" w:date="2018-03-12T11:04:00Z">
              <w:rPr/>
            </w:rPrChange>
          </w:rPr>
          <w:delInstrText xml:space="preserve"> "https://ssd.eff.org/fr/module/une-introduction-au-mod%C3%A8le-de-menace" \t "_blank" </w:delInstrText>
        </w:r>
        <w:r w:rsidR="00AF635E" w:rsidRPr="00823DC0" w:rsidDel="00823DC0">
          <w:rPr>
            <w:rFonts w:ascii="Arial Narrow" w:hAnsi="Arial Narrow"/>
            <w:sz w:val="28"/>
            <w:szCs w:val="28"/>
            <w:rPrChange w:id="820" w:author="Niavo1" w:date="2018-03-12T11:04:00Z">
              <w:rPr>
                <w:rFonts w:ascii="Times New Roman" w:eastAsia="Times New Roman" w:hAnsi="Times New Roman" w:cs="Times New Roman"/>
                <w:noProof w:val="0"/>
                <w:color w:val="EA8212"/>
              </w:rPr>
            </w:rPrChange>
          </w:rPr>
          <w:fldChar w:fldCharType="separate"/>
        </w:r>
        <w:r w:rsidRPr="00823DC0" w:rsidDel="00823DC0">
          <w:rPr>
            <w:rFonts w:ascii="Arial Narrow" w:eastAsia="Times New Roman" w:hAnsi="Arial Narrow" w:cs="Times New Roman"/>
            <w:noProof w:val="0"/>
            <w:sz w:val="28"/>
            <w:szCs w:val="28"/>
            <w:rPrChange w:id="821" w:author="Niavo1" w:date="2018-03-12T11:04:00Z">
              <w:rPr>
                <w:rFonts w:ascii="Times New Roman" w:eastAsia="Times New Roman" w:hAnsi="Times New Roman" w:cs="Times New Roman"/>
                <w:noProof w:val="0"/>
                <w:color w:val="EA8212"/>
              </w:rPr>
            </w:rPrChange>
          </w:rPr>
          <w:delText>modèles de menace</w:delText>
        </w:r>
        <w:r w:rsidR="00AF635E" w:rsidRPr="00823DC0" w:rsidDel="00823DC0">
          <w:rPr>
            <w:rFonts w:ascii="Arial Narrow" w:eastAsia="Times New Roman" w:hAnsi="Arial Narrow" w:cs="Times New Roman"/>
            <w:noProof w:val="0"/>
            <w:sz w:val="28"/>
            <w:szCs w:val="28"/>
            <w:rPrChange w:id="822" w:author="Niavo1" w:date="2018-03-12T11:04:00Z">
              <w:rPr>
                <w:rFonts w:ascii="Times New Roman" w:eastAsia="Times New Roman" w:hAnsi="Times New Roman" w:cs="Times New Roman"/>
                <w:noProof w:val="0"/>
                <w:color w:val="EA8212"/>
              </w:rPr>
            </w:rPrChange>
          </w:rPr>
          <w:fldChar w:fldCharType="end"/>
        </w:r>
        <w:r w:rsidRPr="00823DC0" w:rsidDel="00823DC0">
          <w:rPr>
            <w:rFonts w:ascii="Arial Narrow" w:eastAsia="Times New Roman" w:hAnsi="Arial Narrow" w:cs="Times New Roman"/>
            <w:noProof w:val="0"/>
            <w:sz w:val="28"/>
            <w:szCs w:val="28"/>
            <w:rPrChange w:id="823" w:author="Niavo1" w:date="2018-03-12T11:04:00Z">
              <w:rPr>
                <w:rFonts w:ascii="Times New Roman" w:eastAsia="Times New Roman" w:hAnsi="Times New Roman" w:cs="Times New Roman"/>
                <w:noProof w:val="0"/>
                <w:color w:val="000000"/>
              </w:rPr>
            </w:rPrChange>
          </w:rPr>
          <w:delText xml:space="preserve">, mais </w:delText>
        </w:r>
      </w:del>
      <w:r w:rsidRPr="00823DC0">
        <w:rPr>
          <w:rFonts w:ascii="Arial Narrow" w:eastAsia="Times New Roman" w:hAnsi="Arial Narrow" w:cs="Times New Roman"/>
          <w:noProof w:val="0"/>
          <w:sz w:val="28"/>
          <w:szCs w:val="28"/>
          <w:rPrChange w:id="824" w:author="Niavo1" w:date="2018-03-12T11:04:00Z">
            <w:rPr>
              <w:rFonts w:ascii="Times New Roman" w:eastAsia="Times New Roman" w:hAnsi="Times New Roman" w:cs="Times New Roman"/>
              <w:noProof w:val="0"/>
              <w:color w:val="000000"/>
            </w:rPr>
          </w:rPrChange>
        </w:rPr>
        <w:t>ne protège pas de tout. Ainsi, l'équipe</w:t>
      </w:r>
      <w:r w:rsidR="00AF635E" w:rsidRPr="00823DC0">
        <w:rPr>
          <w:rFonts w:ascii="Arial Narrow" w:hAnsi="Arial Narrow"/>
          <w:sz w:val="28"/>
          <w:szCs w:val="28"/>
          <w:rPrChange w:id="825" w:author="Niavo1" w:date="2018-03-12T11:04:00Z">
            <w:rPr>
              <w:rFonts w:ascii="Times New Roman" w:eastAsia="Times New Roman" w:hAnsi="Times New Roman" w:cs="Times New Roman"/>
              <w:noProof w:val="0"/>
              <w:color w:val="EA8212"/>
            </w:rPr>
          </w:rPrChange>
        </w:rPr>
        <w:fldChar w:fldCharType="begin"/>
      </w:r>
      <w:r w:rsidR="00AF635E" w:rsidRPr="00823DC0">
        <w:rPr>
          <w:rFonts w:ascii="Arial Narrow" w:hAnsi="Arial Narrow"/>
          <w:sz w:val="28"/>
          <w:szCs w:val="28"/>
          <w:rPrChange w:id="826" w:author="Niavo1" w:date="2018-03-12T11:04:00Z">
            <w:rPr/>
          </w:rPrChange>
        </w:rPr>
        <w:instrText xml:space="preserve"> </w:instrText>
      </w:r>
      <w:r w:rsidR="000C6ADB" w:rsidRPr="00823DC0">
        <w:rPr>
          <w:rFonts w:ascii="Arial Narrow" w:hAnsi="Arial Narrow"/>
          <w:sz w:val="28"/>
          <w:szCs w:val="28"/>
          <w:rPrChange w:id="827" w:author="Niavo1" w:date="2018-03-12T11:04:00Z">
            <w:rPr/>
          </w:rPrChange>
        </w:rPr>
        <w:instrText>HYPERLINK</w:instrText>
      </w:r>
      <w:r w:rsidR="00AF635E" w:rsidRPr="00823DC0">
        <w:rPr>
          <w:rFonts w:ascii="Arial Narrow" w:hAnsi="Arial Narrow"/>
          <w:sz w:val="28"/>
          <w:szCs w:val="28"/>
          <w:rPrChange w:id="828" w:author="Niavo1" w:date="2018-03-12T11:04:00Z">
            <w:rPr/>
          </w:rPrChange>
        </w:rPr>
        <w:instrText xml:space="preserve"> "https://veracrypt.codeplex.com/wikipage?title=Security%20Requirements%20and%20Precautions" \t "_blank" </w:instrText>
      </w:r>
      <w:r w:rsidR="00AF635E" w:rsidRPr="00823DC0">
        <w:rPr>
          <w:rFonts w:ascii="Arial Narrow" w:hAnsi="Arial Narrow"/>
          <w:sz w:val="28"/>
          <w:szCs w:val="28"/>
          <w:rPrChange w:id="829" w:author="Niavo1" w:date="2018-03-12T11:04:00Z">
            <w:rPr>
              <w:rFonts w:ascii="Times New Roman" w:eastAsia="Times New Roman" w:hAnsi="Times New Roman" w:cs="Times New Roman"/>
              <w:noProof w:val="0"/>
              <w:color w:val="EA8212"/>
            </w:rPr>
          </w:rPrChange>
        </w:rPr>
        <w:fldChar w:fldCharType="separate"/>
      </w:r>
      <w:r w:rsidRPr="00823DC0">
        <w:rPr>
          <w:rFonts w:ascii="Arial Narrow" w:eastAsia="Times New Roman" w:hAnsi="Arial Narrow" w:cs="Times New Roman"/>
          <w:noProof w:val="0"/>
          <w:sz w:val="28"/>
          <w:szCs w:val="28"/>
          <w:rPrChange w:id="830" w:author="Niavo1" w:date="2018-03-12T11:04:00Z">
            <w:rPr>
              <w:rFonts w:ascii="Times New Roman" w:eastAsia="Times New Roman" w:hAnsi="Times New Roman" w:cs="Times New Roman"/>
              <w:noProof w:val="0"/>
              <w:color w:val="EA8212"/>
            </w:rPr>
          </w:rPrChange>
        </w:rPr>
        <w:t> détaille dans sa documentation </w:t>
      </w:r>
      <w:r w:rsidR="00AF635E" w:rsidRPr="00823DC0">
        <w:rPr>
          <w:rFonts w:ascii="Arial Narrow" w:eastAsia="Times New Roman" w:hAnsi="Arial Narrow" w:cs="Times New Roman"/>
          <w:noProof w:val="0"/>
          <w:sz w:val="28"/>
          <w:szCs w:val="28"/>
          <w:rPrChange w:id="831" w:author="Niavo1" w:date="2018-03-12T11:04:00Z">
            <w:rPr>
              <w:rFonts w:ascii="Times New Roman" w:eastAsia="Times New Roman" w:hAnsi="Times New Roman" w:cs="Times New Roman"/>
              <w:noProof w:val="0"/>
              <w:color w:val="EA8212"/>
            </w:rPr>
          </w:rPrChange>
        </w:rPr>
        <w:fldChar w:fldCharType="end"/>
      </w:r>
      <w:r w:rsidRPr="00823DC0">
        <w:rPr>
          <w:rFonts w:ascii="Arial Narrow" w:eastAsia="Times New Roman" w:hAnsi="Arial Narrow" w:cs="Times New Roman"/>
          <w:noProof w:val="0"/>
          <w:sz w:val="28"/>
          <w:szCs w:val="28"/>
          <w:rPrChange w:id="832" w:author="Niavo1" w:date="2018-03-12T11:04:00Z">
            <w:rPr>
              <w:rFonts w:ascii="Times New Roman" w:eastAsia="Times New Roman" w:hAnsi="Times New Roman" w:cs="Times New Roman"/>
              <w:noProof w:val="0"/>
              <w:color w:val="000000"/>
            </w:rPr>
          </w:rPrChange>
        </w:rPr>
        <w:t xml:space="preserve">les éléments importants à prendre en compte, les mesures de sécurité à respecter </w:t>
      </w:r>
      <w:del w:id="833" w:author="Niavo1" w:date="2018-03-12T11:03:00Z">
        <w:r w:rsidRPr="00823DC0" w:rsidDel="00823DC0">
          <w:rPr>
            <w:rFonts w:ascii="Arial Narrow" w:eastAsia="Times New Roman" w:hAnsi="Arial Narrow" w:cs="Times New Roman"/>
            <w:noProof w:val="0"/>
            <w:sz w:val="28"/>
            <w:szCs w:val="28"/>
            <w:rPrChange w:id="834" w:author="Niavo1" w:date="2018-03-12T11:04:00Z">
              <w:rPr>
                <w:rFonts w:ascii="Times New Roman" w:eastAsia="Times New Roman" w:hAnsi="Times New Roman" w:cs="Times New Roman"/>
                <w:noProof w:val="0"/>
                <w:color w:val="000000"/>
              </w:rPr>
            </w:rPrChange>
          </w:rPr>
          <w:delText xml:space="preserve">ou </w:delText>
        </w:r>
      </w:del>
      <w:ins w:id="835" w:author="Niavo1" w:date="2018-03-12T11:03:00Z">
        <w:r w:rsidR="00823DC0" w:rsidRPr="00823DC0">
          <w:rPr>
            <w:rFonts w:ascii="Arial Narrow" w:eastAsia="Times New Roman" w:hAnsi="Arial Narrow" w:cs="Times New Roman"/>
            <w:noProof w:val="0"/>
            <w:sz w:val="28"/>
            <w:szCs w:val="28"/>
            <w:rPrChange w:id="836" w:author="Niavo1" w:date="2018-03-12T11:04:00Z">
              <w:rPr>
                <w:rFonts w:ascii="Arial Narrow" w:eastAsia="Times New Roman" w:hAnsi="Arial Narrow" w:cs="Times New Roman"/>
                <w:noProof w:val="0"/>
                <w:color w:val="000000"/>
                <w:sz w:val="28"/>
                <w:szCs w:val="28"/>
              </w:rPr>
            </w:rPrChange>
          </w:rPr>
          <w:t>et</w:t>
        </w:r>
        <w:r w:rsidR="00823DC0" w:rsidRPr="00823DC0">
          <w:rPr>
            <w:rFonts w:ascii="Arial Narrow" w:eastAsia="Times New Roman" w:hAnsi="Arial Narrow" w:cs="Times New Roman"/>
            <w:noProof w:val="0"/>
            <w:sz w:val="28"/>
            <w:szCs w:val="28"/>
            <w:rPrChange w:id="837" w:author="Niavo1" w:date="2018-03-12T11:04:00Z">
              <w:rPr>
                <w:rFonts w:ascii="Times New Roman" w:eastAsia="Times New Roman" w:hAnsi="Times New Roman" w:cs="Times New Roman"/>
                <w:noProof w:val="0"/>
                <w:color w:val="000000"/>
              </w:rPr>
            </w:rPrChange>
          </w:rPr>
          <w:t xml:space="preserve"> </w:t>
        </w:r>
      </w:ins>
      <w:r w:rsidRPr="00823DC0">
        <w:rPr>
          <w:rFonts w:ascii="Arial Narrow" w:eastAsia="Times New Roman" w:hAnsi="Arial Narrow" w:cs="Times New Roman"/>
          <w:noProof w:val="0"/>
          <w:sz w:val="28"/>
          <w:szCs w:val="28"/>
          <w:rPrChange w:id="838" w:author="Niavo1" w:date="2018-03-12T11:04:00Z">
            <w:rPr>
              <w:rFonts w:ascii="Times New Roman" w:eastAsia="Times New Roman" w:hAnsi="Times New Roman" w:cs="Times New Roman"/>
              <w:noProof w:val="0"/>
              <w:color w:val="000000"/>
            </w:rPr>
          </w:rPrChange>
        </w:rPr>
        <w:t>même les limites de l'outil.</w:t>
      </w:r>
    </w:p>
    <w:p w14:paraId="31F8CB72" w14:textId="4104C7AE" w:rsidR="004B74F4" w:rsidRPr="00823DC0" w:rsidRDefault="004B74F4" w:rsidP="004B74F4">
      <w:pPr>
        <w:shd w:val="clear" w:color="auto" w:fill="FFFFFF"/>
        <w:spacing w:before="100" w:beforeAutospacing="1" w:after="100" w:afterAutospacing="1"/>
        <w:jc w:val="both"/>
        <w:rPr>
          <w:rFonts w:ascii="Arial Narrow" w:eastAsia="Times New Roman" w:hAnsi="Arial Narrow" w:cs="Times New Roman"/>
          <w:b/>
          <w:noProof w:val="0"/>
          <w:color w:val="000000"/>
          <w:sz w:val="28"/>
          <w:szCs w:val="28"/>
          <w:rPrChange w:id="839" w:author="Niavo1" w:date="2018-03-12T11:04:00Z">
            <w:rPr>
              <w:rFonts w:ascii="Times New Roman" w:eastAsia="Times New Roman" w:hAnsi="Times New Roman" w:cs="Times New Roman"/>
              <w:noProof w:val="0"/>
              <w:color w:val="000000"/>
            </w:rPr>
          </w:rPrChange>
        </w:rPr>
      </w:pPr>
      <w:del w:id="840" w:author="Niavo1" w:date="2018-03-12T11:03:00Z">
        <w:r w:rsidRPr="00823DC0" w:rsidDel="00823DC0">
          <w:rPr>
            <w:rFonts w:ascii="Arial Narrow" w:eastAsia="Times New Roman" w:hAnsi="Arial Narrow" w:cs="Times New Roman"/>
            <w:noProof w:val="0"/>
            <w:sz w:val="28"/>
            <w:szCs w:val="28"/>
            <w:rPrChange w:id="841" w:author="Niavo1" w:date="2018-03-12T11:04:00Z">
              <w:rPr>
                <w:rFonts w:ascii="Times New Roman" w:eastAsia="Times New Roman" w:hAnsi="Times New Roman" w:cs="Times New Roman"/>
                <w:noProof w:val="0"/>
                <w:color w:val="000000"/>
              </w:rPr>
            </w:rPrChange>
          </w:rPr>
          <w:delText xml:space="preserve">Tant de points qui sont importants à connaître pour assurer une véritable protection complète de vos données. </w:delText>
        </w:r>
      </w:del>
      <w:del w:id="842" w:author="Niavo1" w:date="2018-03-12T11:04:00Z">
        <w:r w:rsidRPr="00823DC0" w:rsidDel="00823DC0">
          <w:rPr>
            <w:rFonts w:ascii="Arial Narrow" w:eastAsia="Times New Roman" w:hAnsi="Arial Narrow" w:cs="Times New Roman"/>
            <w:noProof w:val="0"/>
            <w:sz w:val="28"/>
            <w:szCs w:val="28"/>
            <w:rPrChange w:id="843" w:author="Niavo1" w:date="2018-03-12T11:04:00Z">
              <w:rPr>
                <w:rFonts w:ascii="Times New Roman" w:eastAsia="Times New Roman" w:hAnsi="Times New Roman" w:cs="Times New Roman"/>
                <w:noProof w:val="0"/>
                <w:color w:val="000000"/>
              </w:rPr>
            </w:rPrChange>
          </w:rPr>
          <w:delText>Notez au passage qu'il est</w:delText>
        </w:r>
      </w:del>
      <w:ins w:id="844" w:author="Niavo1" w:date="2018-03-12T11:04:00Z">
        <w:r w:rsidR="00823DC0" w:rsidRPr="00823DC0">
          <w:rPr>
            <w:rFonts w:ascii="Arial Narrow" w:eastAsia="Times New Roman" w:hAnsi="Arial Narrow" w:cs="Times New Roman"/>
            <w:noProof w:val="0"/>
            <w:sz w:val="28"/>
            <w:szCs w:val="28"/>
            <w:rPrChange w:id="845" w:author="Niavo1" w:date="2018-03-12T11:04:00Z">
              <w:rPr>
                <w:rFonts w:ascii="Arial Narrow" w:eastAsia="Times New Roman" w:hAnsi="Arial Narrow" w:cs="Times New Roman"/>
                <w:noProof w:val="0"/>
                <w:color w:val="000000"/>
                <w:sz w:val="28"/>
                <w:szCs w:val="28"/>
              </w:rPr>
            </w:rPrChange>
          </w:rPr>
          <w:t>Il est particulièrement</w:t>
        </w:r>
      </w:ins>
      <w:r w:rsidRPr="00823DC0">
        <w:rPr>
          <w:rFonts w:ascii="Arial Narrow" w:eastAsia="Times New Roman" w:hAnsi="Arial Narrow" w:cs="Times New Roman"/>
          <w:noProof w:val="0"/>
          <w:sz w:val="28"/>
          <w:szCs w:val="28"/>
          <w:rPrChange w:id="846" w:author="Niavo1" w:date="2018-03-12T11:04:00Z">
            <w:rPr>
              <w:rFonts w:ascii="Times New Roman" w:eastAsia="Times New Roman" w:hAnsi="Times New Roman" w:cs="Times New Roman"/>
              <w:noProof w:val="0"/>
              <w:color w:val="000000"/>
            </w:rPr>
          </w:rPrChange>
        </w:rPr>
        <w:t xml:space="preserve"> recommandé de faire attention à l'utilisation de périphériques de stockage à base de mémoire Flash lorsqu'ils utilisent </w:t>
      </w:r>
      <w:r w:rsidR="00AF635E" w:rsidRPr="00823DC0">
        <w:rPr>
          <w:rFonts w:ascii="Arial Narrow" w:hAnsi="Arial Narrow"/>
          <w:b/>
          <w:sz w:val="28"/>
          <w:szCs w:val="28"/>
          <w:rPrChange w:id="847" w:author="Niavo1" w:date="2018-03-12T11:04:00Z">
            <w:rPr>
              <w:rFonts w:ascii="Times New Roman" w:eastAsia="Times New Roman" w:hAnsi="Times New Roman" w:cs="Times New Roman"/>
              <w:noProof w:val="0"/>
              <w:color w:val="EA8212"/>
            </w:rPr>
          </w:rPrChange>
        </w:rPr>
        <w:fldChar w:fldCharType="begin"/>
      </w:r>
      <w:r w:rsidR="00AF635E" w:rsidRPr="00823DC0">
        <w:rPr>
          <w:rFonts w:ascii="Arial Narrow" w:hAnsi="Arial Narrow"/>
          <w:b/>
          <w:sz w:val="28"/>
          <w:szCs w:val="28"/>
          <w:rPrChange w:id="848" w:author="Niavo1" w:date="2018-03-12T11:04:00Z">
            <w:rPr/>
          </w:rPrChange>
        </w:rPr>
        <w:instrText xml:space="preserve"> </w:instrText>
      </w:r>
      <w:r w:rsidR="000C6ADB" w:rsidRPr="00823DC0">
        <w:rPr>
          <w:rFonts w:ascii="Arial Narrow" w:hAnsi="Arial Narrow"/>
          <w:b/>
          <w:sz w:val="28"/>
          <w:szCs w:val="28"/>
          <w:rPrChange w:id="849" w:author="Niavo1" w:date="2018-03-12T11:04:00Z">
            <w:rPr/>
          </w:rPrChange>
        </w:rPr>
        <w:instrText>HYPERLINK</w:instrText>
      </w:r>
      <w:r w:rsidR="00AF635E" w:rsidRPr="00823DC0">
        <w:rPr>
          <w:rFonts w:ascii="Arial Narrow" w:hAnsi="Arial Narrow"/>
          <w:b/>
          <w:sz w:val="28"/>
          <w:szCs w:val="28"/>
          <w:rPrChange w:id="850" w:author="Niavo1" w:date="2018-03-12T11:04:00Z">
            <w:rPr/>
          </w:rPrChange>
        </w:rPr>
        <w:instrText xml:space="preserve"> "https://veracrypt.codeplex.com/wikipage?title=Trim%20Operation" \t "_blank" </w:instrText>
      </w:r>
      <w:r w:rsidR="00AF635E" w:rsidRPr="00823DC0">
        <w:rPr>
          <w:rFonts w:ascii="Arial Narrow" w:hAnsi="Arial Narrow"/>
          <w:b/>
          <w:sz w:val="28"/>
          <w:szCs w:val="28"/>
          <w:rPrChange w:id="851" w:author="Niavo1" w:date="2018-03-12T11:04:00Z">
            <w:rPr>
              <w:rFonts w:ascii="Times New Roman" w:eastAsia="Times New Roman" w:hAnsi="Times New Roman" w:cs="Times New Roman"/>
              <w:noProof w:val="0"/>
              <w:color w:val="EA8212"/>
            </w:rPr>
          </w:rPrChange>
        </w:rPr>
        <w:fldChar w:fldCharType="separate"/>
      </w:r>
      <w:r w:rsidRPr="00823DC0">
        <w:rPr>
          <w:rFonts w:ascii="Arial Narrow" w:eastAsia="Times New Roman" w:hAnsi="Arial Narrow" w:cs="Times New Roman"/>
          <w:b/>
          <w:noProof w:val="0"/>
          <w:sz w:val="28"/>
          <w:szCs w:val="28"/>
          <w:rPrChange w:id="852" w:author="Niavo1" w:date="2018-03-12T11:04:00Z">
            <w:rPr>
              <w:rFonts w:ascii="Times New Roman" w:eastAsia="Times New Roman" w:hAnsi="Times New Roman" w:cs="Times New Roman"/>
              <w:noProof w:val="0"/>
              <w:color w:val="EA8212"/>
            </w:rPr>
          </w:rPrChange>
        </w:rPr>
        <w:t>la fonction TRIM</w:t>
      </w:r>
      <w:r w:rsidR="00AF635E" w:rsidRPr="00823DC0">
        <w:rPr>
          <w:rFonts w:ascii="Arial Narrow" w:eastAsia="Times New Roman" w:hAnsi="Arial Narrow" w:cs="Times New Roman"/>
          <w:b/>
          <w:noProof w:val="0"/>
          <w:sz w:val="28"/>
          <w:szCs w:val="28"/>
          <w:rPrChange w:id="853" w:author="Niavo1" w:date="2018-03-12T11:04:00Z">
            <w:rPr>
              <w:rFonts w:ascii="Times New Roman" w:eastAsia="Times New Roman" w:hAnsi="Times New Roman" w:cs="Times New Roman"/>
              <w:noProof w:val="0"/>
              <w:color w:val="EA8212"/>
            </w:rPr>
          </w:rPrChange>
        </w:rPr>
        <w:fldChar w:fldCharType="end"/>
      </w:r>
      <w:r w:rsidRPr="00823DC0">
        <w:rPr>
          <w:rFonts w:ascii="Arial Narrow" w:eastAsia="Times New Roman" w:hAnsi="Arial Narrow" w:cs="Times New Roman"/>
          <w:noProof w:val="0"/>
          <w:sz w:val="28"/>
          <w:szCs w:val="28"/>
          <w:rPrChange w:id="854" w:author="Niavo1" w:date="2018-03-12T11:04:00Z">
            <w:rPr>
              <w:rFonts w:ascii="Times New Roman" w:eastAsia="Times New Roman" w:hAnsi="Times New Roman" w:cs="Times New Roman"/>
              <w:noProof w:val="0"/>
              <w:color w:val="000000"/>
            </w:rPr>
          </w:rPrChange>
        </w:rPr>
        <w:t xml:space="preserve"> ou </w:t>
      </w:r>
      <w:r w:rsidRPr="00823DC0">
        <w:rPr>
          <w:rFonts w:ascii="Arial Narrow" w:eastAsia="Times New Roman" w:hAnsi="Arial Narrow" w:cs="Times New Roman"/>
          <w:b/>
          <w:noProof w:val="0"/>
          <w:sz w:val="28"/>
          <w:szCs w:val="28"/>
          <w:rPrChange w:id="855" w:author="Niavo1" w:date="2018-03-12T11:04:00Z">
            <w:rPr>
              <w:rFonts w:ascii="Times New Roman" w:eastAsia="Times New Roman" w:hAnsi="Times New Roman" w:cs="Times New Roman"/>
              <w:noProof w:val="0"/>
              <w:color w:val="000000"/>
            </w:rPr>
          </w:rPrChange>
        </w:rPr>
        <w:t>le </w:t>
      </w:r>
      <w:r w:rsidR="00AF635E" w:rsidRPr="00823DC0">
        <w:rPr>
          <w:rFonts w:ascii="Arial Narrow" w:hAnsi="Arial Narrow"/>
          <w:b/>
          <w:sz w:val="28"/>
          <w:szCs w:val="28"/>
          <w:rPrChange w:id="856" w:author="Niavo1" w:date="2018-03-12T11:04:00Z">
            <w:rPr>
              <w:rFonts w:ascii="Times New Roman" w:eastAsia="Times New Roman" w:hAnsi="Times New Roman" w:cs="Times New Roman"/>
              <w:noProof w:val="0"/>
              <w:color w:val="EA8212"/>
            </w:rPr>
          </w:rPrChange>
        </w:rPr>
        <w:fldChar w:fldCharType="begin"/>
      </w:r>
      <w:r w:rsidR="00AF635E" w:rsidRPr="00823DC0">
        <w:rPr>
          <w:rFonts w:ascii="Arial Narrow" w:hAnsi="Arial Narrow"/>
          <w:b/>
          <w:sz w:val="28"/>
          <w:szCs w:val="28"/>
          <w:rPrChange w:id="857" w:author="Niavo1" w:date="2018-03-12T11:04:00Z">
            <w:rPr/>
          </w:rPrChange>
        </w:rPr>
        <w:instrText xml:space="preserve"> </w:instrText>
      </w:r>
      <w:r w:rsidR="000C6ADB" w:rsidRPr="00823DC0">
        <w:rPr>
          <w:rFonts w:ascii="Arial Narrow" w:hAnsi="Arial Narrow"/>
          <w:b/>
          <w:sz w:val="28"/>
          <w:szCs w:val="28"/>
          <w:rPrChange w:id="858" w:author="Niavo1" w:date="2018-03-12T11:04:00Z">
            <w:rPr/>
          </w:rPrChange>
        </w:rPr>
        <w:instrText>HYPERLINK</w:instrText>
      </w:r>
      <w:r w:rsidR="00AF635E" w:rsidRPr="00823DC0">
        <w:rPr>
          <w:rFonts w:ascii="Arial Narrow" w:hAnsi="Arial Narrow"/>
          <w:b/>
          <w:sz w:val="28"/>
          <w:szCs w:val="28"/>
          <w:rPrChange w:id="859" w:author="Niavo1" w:date="2018-03-12T11:04:00Z">
            <w:rPr/>
          </w:rPrChange>
        </w:rPr>
        <w:instrText xml:space="preserve"> "https://veracrypt.codeplex.com/wikipage?title=Wear-Leveling" \t "_blank" </w:instrText>
      </w:r>
      <w:r w:rsidR="00AF635E" w:rsidRPr="00823DC0">
        <w:rPr>
          <w:rFonts w:ascii="Arial Narrow" w:hAnsi="Arial Narrow"/>
          <w:b/>
          <w:sz w:val="28"/>
          <w:szCs w:val="28"/>
          <w:rPrChange w:id="860" w:author="Niavo1" w:date="2018-03-12T11:04:00Z">
            <w:rPr>
              <w:rFonts w:ascii="Times New Roman" w:eastAsia="Times New Roman" w:hAnsi="Times New Roman" w:cs="Times New Roman"/>
              <w:noProof w:val="0"/>
              <w:color w:val="EA8212"/>
            </w:rPr>
          </w:rPrChange>
        </w:rPr>
        <w:fldChar w:fldCharType="separate"/>
      </w:r>
      <w:r w:rsidRPr="00823DC0">
        <w:rPr>
          <w:rFonts w:ascii="Arial Narrow" w:eastAsia="Times New Roman" w:hAnsi="Arial Narrow" w:cs="Times New Roman"/>
          <w:b/>
          <w:noProof w:val="0"/>
          <w:sz w:val="28"/>
          <w:szCs w:val="28"/>
          <w:rPrChange w:id="861" w:author="Niavo1" w:date="2018-03-12T11:04:00Z">
            <w:rPr>
              <w:rFonts w:ascii="Times New Roman" w:eastAsia="Times New Roman" w:hAnsi="Times New Roman" w:cs="Times New Roman"/>
              <w:noProof w:val="0"/>
              <w:color w:val="EA8212"/>
            </w:rPr>
          </w:rPrChange>
        </w:rPr>
        <w:t>Wear-</w:t>
      </w:r>
      <w:proofErr w:type="spellStart"/>
      <w:r w:rsidRPr="00823DC0">
        <w:rPr>
          <w:rFonts w:ascii="Arial Narrow" w:eastAsia="Times New Roman" w:hAnsi="Arial Narrow" w:cs="Times New Roman"/>
          <w:b/>
          <w:noProof w:val="0"/>
          <w:sz w:val="28"/>
          <w:szCs w:val="28"/>
          <w:rPrChange w:id="862" w:author="Niavo1" w:date="2018-03-12T11:04:00Z">
            <w:rPr>
              <w:rFonts w:ascii="Times New Roman" w:eastAsia="Times New Roman" w:hAnsi="Times New Roman" w:cs="Times New Roman"/>
              <w:noProof w:val="0"/>
              <w:color w:val="EA8212"/>
            </w:rPr>
          </w:rPrChange>
        </w:rPr>
        <w:t>leveling</w:t>
      </w:r>
      <w:proofErr w:type="spellEnd"/>
      <w:r w:rsidR="00AF635E" w:rsidRPr="00823DC0">
        <w:rPr>
          <w:rFonts w:ascii="Arial Narrow" w:eastAsia="Times New Roman" w:hAnsi="Arial Narrow" w:cs="Times New Roman"/>
          <w:b/>
          <w:noProof w:val="0"/>
          <w:sz w:val="28"/>
          <w:szCs w:val="28"/>
          <w:rPrChange w:id="863" w:author="Niavo1" w:date="2018-03-12T11:04:00Z">
            <w:rPr>
              <w:rFonts w:ascii="Times New Roman" w:eastAsia="Times New Roman" w:hAnsi="Times New Roman" w:cs="Times New Roman"/>
              <w:noProof w:val="0"/>
              <w:color w:val="EA8212"/>
            </w:rPr>
          </w:rPrChange>
        </w:rPr>
        <w:fldChar w:fldCharType="end"/>
      </w:r>
      <w:r w:rsidRPr="00823DC0">
        <w:rPr>
          <w:rFonts w:ascii="Arial Narrow" w:eastAsia="Times New Roman" w:hAnsi="Arial Narrow" w:cs="Times New Roman"/>
          <w:b/>
          <w:noProof w:val="0"/>
          <w:color w:val="000000"/>
          <w:sz w:val="28"/>
          <w:szCs w:val="28"/>
          <w:rPrChange w:id="864" w:author="Niavo1" w:date="2018-03-12T11:04:00Z">
            <w:rPr>
              <w:rFonts w:ascii="Times New Roman" w:eastAsia="Times New Roman" w:hAnsi="Times New Roman" w:cs="Times New Roman"/>
              <w:noProof w:val="0"/>
              <w:color w:val="000000"/>
            </w:rPr>
          </w:rPrChange>
        </w:rPr>
        <w:t>.</w:t>
      </w:r>
    </w:p>
    <w:p w14:paraId="30A1AACF" w14:textId="66B97189" w:rsidR="004B74F4" w:rsidRPr="00B32F2C" w:rsidRDefault="004B74F4">
      <w:pPr>
        <w:pStyle w:val="Paragraphedeliste"/>
        <w:numPr>
          <w:ilvl w:val="0"/>
          <w:numId w:val="9"/>
        </w:numPr>
        <w:shd w:val="clear" w:color="auto" w:fill="FFFFFF"/>
        <w:spacing w:before="100" w:beforeAutospacing="1" w:after="100" w:afterAutospacing="1"/>
        <w:jc w:val="both"/>
        <w:rPr>
          <w:rFonts w:ascii="Arial Narrow" w:eastAsia="Times New Roman" w:hAnsi="Arial Narrow" w:cs="Times New Roman"/>
          <w:b/>
          <w:noProof w:val="0"/>
          <w:color w:val="000000"/>
          <w:sz w:val="28"/>
          <w:szCs w:val="28"/>
          <w:lang w:val="en-US"/>
          <w:rPrChange w:id="865" w:author="Salim Azim ASSANI" w:date="2018-02-14T16:07:00Z">
            <w:rPr>
              <w:rFonts w:ascii="Times New Roman" w:eastAsia="Times New Roman" w:hAnsi="Times New Roman" w:cs="Times New Roman"/>
              <w:noProof w:val="0"/>
              <w:color w:val="000000"/>
              <w:lang w:val="en-US"/>
            </w:rPr>
          </w:rPrChange>
        </w:rPr>
        <w:pPrChange w:id="866" w:author="Salim Azim ASSANI" w:date="2018-02-14T16:07:00Z">
          <w:pPr>
            <w:numPr>
              <w:numId w:val="6"/>
            </w:numPr>
            <w:shd w:val="clear" w:color="auto" w:fill="FFFFFF"/>
            <w:tabs>
              <w:tab w:val="num" w:pos="720"/>
            </w:tabs>
            <w:spacing w:before="100" w:beforeAutospacing="1" w:after="100" w:afterAutospacing="1"/>
            <w:ind w:left="720" w:hanging="360"/>
            <w:jc w:val="both"/>
          </w:pPr>
        </w:pPrChange>
      </w:pPr>
      <w:r w:rsidRPr="00B32F2C">
        <w:rPr>
          <w:rFonts w:ascii="Arial Narrow" w:eastAsia="Times New Roman" w:hAnsi="Arial Narrow" w:cs="Times New Roman"/>
          <w:b/>
          <w:bCs/>
          <w:noProof w:val="0"/>
          <w:color w:val="000000"/>
          <w:sz w:val="28"/>
          <w:szCs w:val="28"/>
          <w:lang w:val="en-US"/>
          <w:rPrChange w:id="867" w:author="Salim Azim ASSANI" w:date="2018-02-14T16:07:00Z">
            <w:rPr>
              <w:rFonts w:ascii="Times New Roman" w:eastAsia="Times New Roman" w:hAnsi="Times New Roman" w:cs="Times New Roman"/>
              <w:b/>
              <w:bCs/>
              <w:noProof w:val="0"/>
              <w:color w:val="000000"/>
              <w:lang w:val="en-US"/>
            </w:rPr>
          </w:rPrChange>
        </w:rPr>
        <w:t xml:space="preserve">Les </w:t>
      </w:r>
      <w:proofErr w:type="spellStart"/>
      <w:r w:rsidRPr="00B32F2C">
        <w:rPr>
          <w:rFonts w:ascii="Arial Narrow" w:eastAsia="Times New Roman" w:hAnsi="Arial Narrow" w:cs="Times New Roman"/>
          <w:b/>
          <w:bCs/>
          <w:noProof w:val="0"/>
          <w:color w:val="000000"/>
          <w:sz w:val="28"/>
          <w:szCs w:val="28"/>
          <w:lang w:val="en-US"/>
          <w:rPrChange w:id="868" w:author="Salim Azim ASSANI" w:date="2018-02-14T16:07:00Z">
            <w:rPr>
              <w:rFonts w:ascii="Times New Roman" w:eastAsia="Times New Roman" w:hAnsi="Times New Roman" w:cs="Times New Roman"/>
              <w:b/>
              <w:bCs/>
              <w:noProof w:val="0"/>
              <w:color w:val="000000"/>
              <w:lang w:val="en-US"/>
            </w:rPr>
          </w:rPrChange>
        </w:rPr>
        <w:t>éléments</w:t>
      </w:r>
      <w:proofErr w:type="spellEnd"/>
      <w:r w:rsidRPr="00B32F2C">
        <w:rPr>
          <w:rFonts w:ascii="Arial Narrow" w:eastAsia="Times New Roman" w:hAnsi="Arial Narrow" w:cs="Times New Roman"/>
          <w:b/>
          <w:bCs/>
          <w:noProof w:val="0"/>
          <w:color w:val="000000"/>
          <w:sz w:val="28"/>
          <w:szCs w:val="28"/>
          <w:lang w:val="en-US"/>
          <w:rPrChange w:id="869" w:author="Salim Azim ASSANI" w:date="2018-02-14T16:07:00Z">
            <w:rPr>
              <w:rFonts w:ascii="Times New Roman" w:eastAsia="Times New Roman" w:hAnsi="Times New Roman" w:cs="Times New Roman"/>
              <w:b/>
              <w:bCs/>
              <w:noProof w:val="0"/>
              <w:color w:val="000000"/>
              <w:lang w:val="en-US"/>
            </w:rPr>
          </w:rPrChange>
        </w:rPr>
        <w:t xml:space="preserve"> de </w:t>
      </w:r>
      <w:proofErr w:type="spellStart"/>
      <w:r w:rsidRPr="00B32F2C">
        <w:rPr>
          <w:rFonts w:ascii="Arial Narrow" w:eastAsia="Times New Roman" w:hAnsi="Arial Narrow" w:cs="Times New Roman"/>
          <w:b/>
          <w:bCs/>
          <w:noProof w:val="0"/>
          <w:color w:val="000000"/>
          <w:sz w:val="28"/>
          <w:szCs w:val="28"/>
          <w:lang w:val="en-US"/>
          <w:rPrChange w:id="870" w:author="Salim Azim ASSANI" w:date="2018-02-14T16:07:00Z">
            <w:rPr>
              <w:rFonts w:ascii="Times New Roman" w:eastAsia="Times New Roman" w:hAnsi="Times New Roman" w:cs="Times New Roman"/>
              <w:b/>
              <w:bCs/>
              <w:noProof w:val="0"/>
              <w:color w:val="000000"/>
              <w:lang w:val="en-US"/>
            </w:rPr>
          </w:rPrChange>
        </w:rPr>
        <w:t>sécurité</w:t>
      </w:r>
      <w:proofErr w:type="spellEnd"/>
      <w:ins w:id="871" w:author="Niavo1" w:date="2018-03-12T11:04:00Z">
        <w:r w:rsidR="00823DC0">
          <w:rPr>
            <w:rFonts w:ascii="Arial Narrow" w:eastAsia="Times New Roman" w:hAnsi="Arial Narrow" w:cs="Times New Roman"/>
            <w:b/>
            <w:bCs/>
            <w:noProof w:val="0"/>
            <w:color w:val="000000"/>
            <w:sz w:val="28"/>
            <w:szCs w:val="28"/>
            <w:lang w:val="en-US"/>
          </w:rPr>
          <w:t xml:space="preserve"> à </w:t>
        </w:r>
        <w:proofErr w:type="spellStart"/>
        <w:r w:rsidR="00823DC0">
          <w:rPr>
            <w:rFonts w:ascii="Arial Narrow" w:eastAsia="Times New Roman" w:hAnsi="Arial Narrow" w:cs="Times New Roman"/>
            <w:b/>
            <w:bCs/>
            <w:noProof w:val="0"/>
            <w:color w:val="000000"/>
            <w:sz w:val="28"/>
            <w:szCs w:val="28"/>
            <w:lang w:val="en-US"/>
          </w:rPr>
          <w:t>prendre</w:t>
        </w:r>
        <w:proofErr w:type="spellEnd"/>
        <w:r w:rsidR="00823DC0">
          <w:rPr>
            <w:rFonts w:ascii="Arial Narrow" w:eastAsia="Times New Roman" w:hAnsi="Arial Narrow" w:cs="Times New Roman"/>
            <w:b/>
            <w:bCs/>
            <w:noProof w:val="0"/>
            <w:color w:val="000000"/>
            <w:sz w:val="28"/>
            <w:szCs w:val="28"/>
            <w:lang w:val="en-US"/>
          </w:rPr>
          <w:t xml:space="preserve"> en </w:t>
        </w:r>
        <w:proofErr w:type="spellStart"/>
        <w:r w:rsidR="00823DC0">
          <w:rPr>
            <w:rFonts w:ascii="Arial Narrow" w:eastAsia="Times New Roman" w:hAnsi="Arial Narrow" w:cs="Times New Roman"/>
            <w:b/>
            <w:bCs/>
            <w:noProof w:val="0"/>
            <w:color w:val="000000"/>
            <w:sz w:val="28"/>
            <w:szCs w:val="28"/>
            <w:lang w:val="en-US"/>
          </w:rPr>
          <w:t>compte</w:t>
        </w:r>
        <w:proofErr w:type="spellEnd"/>
        <w:r w:rsidR="00823DC0">
          <w:rPr>
            <w:rFonts w:ascii="Arial Narrow" w:eastAsia="Times New Roman" w:hAnsi="Arial Narrow" w:cs="Times New Roman"/>
            <w:b/>
            <w:bCs/>
            <w:noProof w:val="0"/>
            <w:color w:val="000000"/>
            <w:sz w:val="28"/>
            <w:szCs w:val="28"/>
            <w:lang w:val="en-US"/>
          </w:rPr>
          <w:t>:</w:t>
        </w:r>
      </w:ins>
    </w:p>
    <w:p w14:paraId="45228B3C" w14:textId="63F1CA4F"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872" w:author="Salim Azim ASSANI" w:date="2018-02-14T15:57:00Z">
            <w:rPr>
              <w:rFonts w:ascii="Times New Roman" w:eastAsia="Times New Roman" w:hAnsi="Times New Roman" w:cs="Times New Roman"/>
              <w:noProof w:val="0"/>
              <w:color w:val="000000"/>
            </w:rPr>
          </w:rPrChange>
        </w:rPr>
      </w:pPr>
      <w:r w:rsidRPr="00823DC0">
        <w:rPr>
          <w:rFonts w:ascii="Arial Narrow" w:eastAsia="Times New Roman" w:hAnsi="Arial Narrow" w:cs="Times New Roman"/>
          <w:noProof w:val="0"/>
          <w:sz w:val="28"/>
          <w:szCs w:val="28"/>
          <w:rPrChange w:id="873" w:author="Niavo1" w:date="2018-03-12T11:07:00Z">
            <w:rPr>
              <w:rFonts w:ascii="Times New Roman" w:eastAsia="Times New Roman" w:hAnsi="Times New Roman" w:cs="Times New Roman"/>
              <w:noProof w:val="0"/>
              <w:color w:val="000000"/>
            </w:rPr>
          </w:rPrChange>
        </w:rPr>
        <w:t>Pour assurer le </w:t>
      </w:r>
      <w:r w:rsidR="00AF635E" w:rsidRPr="00823DC0">
        <w:rPr>
          <w:rFonts w:ascii="Arial Narrow" w:hAnsi="Arial Narrow"/>
          <w:sz w:val="28"/>
          <w:szCs w:val="28"/>
          <w:rPrChange w:id="874" w:author="Niavo1" w:date="2018-03-12T11:07:00Z">
            <w:rPr>
              <w:rFonts w:ascii="Times New Roman" w:eastAsia="Times New Roman" w:hAnsi="Times New Roman" w:cs="Times New Roman"/>
              <w:noProof w:val="0"/>
              <w:color w:val="EA8212"/>
            </w:rPr>
          </w:rPrChange>
        </w:rPr>
        <w:fldChar w:fldCharType="begin"/>
      </w:r>
      <w:r w:rsidR="00AF635E" w:rsidRPr="00823DC0">
        <w:rPr>
          <w:rFonts w:ascii="Arial Narrow" w:hAnsi="Arial Narrow"/>
          <w:sz w:val="28"/>
          <w:szCs w:val="28"/>
          <w:rPrChange w:id="875" w:author="Niavo1" w:date="2018-03-12T11:07:00Z">
            <w:rPr/>
          </w:rPrChange>
        </w:rPr>
        <w:instrText xml:space="preserve"> </w:instrText>
      </w:r>
      <w:r w:rsidR="000C6ADB" w:rsidRPr="00823DC0">
        <w:rPr>
          <w:rFonts w:ascii="Arial Narrow" w:hAnsi="Arial Narrow"/>
          <w:sz w:val="28"/>
          <w:szCs w:val="28"/>
          <w:rPrChange w:id="876" w:author="Niavo1" w:date="2018-03-12T11:07:00Z">
            <w:rPr/>
          </w:rPrChange>
        </w:rPr>
        <w:instrText>HYPERLINK</w:instrText>
      </w:r>
      <w:r w:rsidR="00AF635E" w:rsidRPr="00823DC0">
        <w:rPr>
          <w:rFonts w:ascii="Arial Narrow" w:hAnsi="Arial Narrow"/>
          <w:sz w:val="28"/>
          <w:szCs w:val="28"/>
          <w:rPrChange w:id="877" w:author="Niavo1" w:date="2018-03-12T11:07:00Z">
            <w:rPr/>
          </w:rPrChange>
        </w:rPr>
        <w:instrText xml:space="preserve"> "https://www.nextinpact.com/news/99777-chiffrement-notre-antiseche-pour-expliquer-a-vos-parents.htm" \t "_blank" </w:instrText>
      </w:r>
      <w:r w:rsidR="00AF635E" w:rsidRPr="00823DC0">
        <w:rPr>
          <w:rFonts w:ascii="Arial Narrow" w:hAnsi="Arial Narrow"/>
          <w:sz w:val="28"/>
          <w:szCs w:val="28"/>
          <w:rPrChange w:id="878" w:author="Niavo1" w:date="2018-03-12T11:07:00Z">
            <w:rPr>
              <w:rFonts w:ascii="Times New Roman" w:eastAsia="Times New Roman" w:hAnsi="Times New Roman" w:cs="Times New Roman"/>
              <w:noProof w:val="0"/>
              <w:color w:val="EA8212"/>
            </w:rPr>
          </w:rPrChange>
        </w:rPr>
        <w:fldChar w:fldCharType="separate"/>
      </w:r>
      <w:r w:rsidRPr="00823DC0">
        <w:rPr>
          <w:rFonts w:ascii="Arial Narrow" w:eastAsia="Times New Roman" w:hAnsi="Arial Narrow" w:cs="Times New Roman"/>
          <w:noProof w:val="0"/>
          <w:sz w:val="28"/>
          <w:szCs w:val="28"/>
          <w:rPrChange w:id="879" w:author="Niavo1" w:date="2018-03-12T11:07:00Z">
            <w:rPr>
              <w:rFonts w:ascii="Times New Roman" w:eastAsia="Times New Roman" w:hAnsi="Times New Roman" w:cs="Times New Roman"/>
              <w:noProof w:val="0"/>
              <w:color w:val="EA8212"/>
            </w:rPr>
          </w:rPrChange>
        </w:rPr>
        <w:t>chiffrement</w:t>
      </w:r>
      <w:r w:rsidR="00AF635E" w:rsidRPr="00823DC0">
        <w:rPr>
          <w:rFonts w:ascii="Arial Narrow" w:eastAsia="Times New Roman" w:hAnsi="Arial Narrow" w:cs="Times New Roman"/>
          <w:noProof w:val="0"/>
          <w:sz w:val="28"/>
          <w:szCs w:val="28"/>
          <w:rPrChange w:id="880" w:author="Niavo1" w:date="2018-03-12T11:07:00Z">
            <w:rPr>
              <w:rFonts w:ascii="Times New Roman" w:eastAsia="Times New Roman" w:hAnsi="Times New Roman" w:cs="Times New Roman"/>
              <w:noProof w:val="0"/>
              <w:color w:val="EA8212"/>
            </w:rPr>
          </w:rPrChange>
        </w:rPr>
        <w:fldChar w:fldCharType="end"/>
      </w:r>
      <w:r w:rsidRPr="00823DC0">
        <w:rPr>
          <w:rFonts w:ascii="Arial Narrow" w:eastAsia="Times New Roman" w:hAnsi="Arial Narrow" w:cs="Times New Roman"/>
          <w:noProof w:val="0"/>
          <w:sz w:val="28"/>
          <w:szCs w:val="28"/>
          <w:rPrChange w:id="881" w:author="Niavo1" w:date="2018-03-12T11:07:00Z">
            <w:rPr>
              <w:rFonts w:ascii="Times New Roman" w:eastAsia="Times New Roman" w:hAnsi="Times New Roman" w:cs="Times New Roman"/>
              <w:noProof w:val="0"/>
              <w:color w:val="000000"/>
            </w:rPr>
          </w:rPrChange>
        </w:rPr>
        <w:t> de conteneurs, disques et partitions, </w:t>
      </w:r>
      <w:proofErr w:type="spellStart"/>
      <w:r w:rsidRPr="00823DC0">
        <w:rPr>
          <w:rFonts w:ascii="Arial Narrow" w:eastAsia="Times New Roman" w:hAnsi="Arial Narrow" w:cs="Times New Roman"/>
          <w:noProof w:val="0"/>
          <w:sz w:val="28"/>
          <w:szCs w:val="28"/>
          <w:rPrChange w:id="882" w:author="Niavo1" w:date="2018-03-12T11:07:00Z">
            <w:rPr>
              <w:rFonts w:ascii="Times New Roman" w:eastAsia="Times New Roman" w:hAnsi="Times New Roman" w:cs="Times New Roman"/>
              <w:noProof w:val="0"/>
              <w:color w:val="000000"/>
            </w:rPr>
          </w:rPrChange>
        </w:rPr>
        <w:t>VeraCrypt</w:t>
      </w:r>
      <w:proofErr w:type="spellEnd"/>
      <w:r w:rsidRPr="00823DC0">
        <w:rPr>
          <w:rFonts w:ascii="Arial Narrow" w:eastAsia="Times New Roman" w:hAnsi="Arial Narrow" w:cs="Times New Roman"/>
          <w:noProof w:val="0"/>
          <w:sz w:val="28"/>
          <w:szCs w:val="28"/>
          <w:rPrChange w:id="883" w:author="Niavo1" w:date="2018-03-12T11:07:00Z">
            <w:rPr>
              <w:rFonts w:ascii="Times New Roman" w:eastAsia="Times New Roman" w:hAnsi="Times New Roman" w:cs="Times New Roman"/>
              <w:noProof w:val="0"/>
              <w:color w:val="000000"/>
            </w:rPr>
          </w:rPrChange>
        </w:rPr>
        <w:t> permet d'utiliser trois éléments qui peuvent être combinés : un mot de passe, un ou plusieurs fichiers cl</w:t>
      </w:r>
      <w:ins w:id="884" w:author="Niavo1" w:date="2018-03-12T11:08:00Z">
        <w:r w:rsidR="00C5654E">
          <w:rPr>
            <w:rFonts w:ascii="Arial Narrow" w:eastAsia="Times New Roman" w:hAnsi="Arial Narrow" w:cs="Times New Roman"/>
            <w:noProof w:val="0"/>
            <w:sz w:val="28"/>
            <w:szCs w:val="28"/>
          </w:rPr>
          <w:t>efs</w:t>
        </w:r>
      </w:ins>
      <w:del w:id="885" w:author="Niavo1" w:date="2018-03-12T11:07:00Z">
        <w:r w:rsidRPr="00823DC0" w:rsidDel="00823DC0">
          <w:rPr>
            <w:rFonts w:ascii="Arial Narrow" w:eastAsia="Times New Roman" w:hAnsi="Arial Narrow" w:cs="Times New Roman"/>
            <w:noProof w:val="0"/>
            <w:sz w:val="28"/>
            <w:szCs w:val="28"/>
            <w:rPrChange w:id="886" w:author="Niavo1" w:date="2018-03-12T11:07:00Z">
              <w:rPr>
                <w:rFonts w:ascii="Times New Roman" w:eastAsia="Times New Roman" w:hAnsi="Times New Roman" w:cs="Times New Roman"/>
                <w:noProof w:val="0"/>
                <w:color w:val="000000"/>
              </w:rPr>
            </w:rPrChange>
          </w:rPr>
          <w:delText>ef</w:delText>
        </w:r>
      </w:del>
      <w:r w:rsidRPr="00823DC0">
        <w:rPr>
          <w:rFonts w:ascii="Arial Narrow" w:eastAsia="Times New Roman" w:hAnsi="Arial Narrow" w:cs="Times New Roman"/>
          <w:noProof w:val="0"/>
          <w:sz w:val="28"/>
          <w:szCs w:val="28"/>
          <w:rPrChange w:id="887" w:author="Niavo1" w:date="2018-03-12T11:07:00Z">
            <w:rPr>
              <w:rFonts w:ascii="Times New Roman" w:eastAsia="Times New Roman" w:hAnsi="Times New Roman" w:cs="Times New Roman"/>
              <w:noProof w:val="0"/>
              <w:color w:val="000000"/>
            </w:rPr>
          </w:rPrChange>
        </w:rPr>
        <w:t>, un PIM (</w:t>
      </w:r>
      <w:proofErr w:type="spellStart"/>
      <w:r w:rsidRPr="00823DC0">
        <w:rPr>
          <w:rFonts w:ascii="Arial Narrow" w:eastAsia="Times New Roman" w:hAnsi="Arial Narrow" w:cs="Times New Roman"/>
          <w:noProof w:val="0"/>
          <w:sz w:val="28"/>
          <w:szCs w:val="28"/>
          <w:rPrChange w:id="888" w:author="Niavo1" w:date="2018-03-12T11:07:00Z">
            <w:rPr>
              <w:rFonts w:ascii="Times New Roman" w:eastAsia="Times New Roman" w:hAnsi="Times New Roman" w:cs="Times New Roman"/>
              <w:noProof w:val="0"/>
              <w:color w:val="000000"/>
            </w:rPr>
          </w:rPrChange>
        </w:rPr>
        <w:t>Personal</w:t>
      </w:r>
      <w:proofErr w:type="spellEnd"/>
      <w:r w:rsidRPr="00823DC0">
        <w:rPr>
          <w:rFonts w:ascii="Arial Narrow" w:eastAsia="Times New Roman" w:hAnsi="Arial Narrow" w:cs="Times New Roman"/>
          <w:noProof w:val="0"/>
          <w:sz w:val="28"/>
          <w:szCs w:val="28"/>
          <w:rPrChange w:id="889" w:author="Niavo1" w:date="2018-03-12T11:07:00Z">
            <w:rPr>
              <w:rFonts w:ascii="Times New Roman" w:eastAsia="Times New Roman" w:hAnsi="Times New Roman" w:cs="Times New Roman"/>
              <w:noProof w:val="0"/>
              <w:color w:val="000000"/>
            </w:rPr>
          </w:rPrChange>
        </w:rPr>
        <w:t xml:space="preserve"> </w:t>
      </w:r>
      <w:proofErr w:type="spellStart"/>
      <w:r w:rsidRPr="00823DC0">
        <w:rPr>
          <w:rFonts w:ascii="Arial Narrow" w:eastAsia="Times New Roman" w:hAnsi="Arial Narrow" w:cs="Times New Roman"/>
          <w:noProof w:val="0"/>
          <w:sz w:val="28"/>
          <w:szCs w:val="28"/>
          <w:rPrChange w:id="890" w:author="Niavo1" w:date="2018-03-12T11:07:00Z">
            <w:rPr>
              <w:rFonts w:ascii="Times New Roman" w:eastAsia="Times New Roman" w:hAnsi="Times New Roman" w:cs="Times New Roman"/>
              <w:noProof w:val="0"/>
              <w:color w:val="000000"/>
            </w:rPr>
          </w:rPrChange>
        </w:rPr>
        <w:t>Iterations</w:t>
      </w:r>
      <w:proofErr w:type="spellEnd"/>
      <w:r w:rsidRPr="00823DC0">
        <w:rPr>
          <w:rFonts w:ascii="Arial Narrow" w:eastAsia="Times New Roman" w:hAnsi="Arial Narrow" w:cs="Times New Roman"/>
          <w:noProof w:val="0"/>
          <w:sz w:val="28"/>
          <w:szCs w:val="28"/>
          <w:rPrChange w:id="891" w:author="Niavo1" w:date="2018-03-12T11:07:00Z">
            <w:rPr>
              <w:rFonts w:ascii="Times New Roman" w:eastAsia="Times New Roman" w:hAnsi="Times New Roman" w:cs="Times New Roman"/>
              <w:noProof w:val="0"/>
              <w:color w:val="000000"/>
            </w:rPr>
          </w:rPrChange>
        </w:rPr>
        <w:t xml:space="preserve"> Multiplier). Ce dernier correspond à une valeur prise en compte pour la dérivation de clef au niveau de l'en-tête du volume</w:t>
      </w:r>
      <w:r w:rsidRPr="009315CE">
        <w:rPr>
          <w:rFonts w:ascii="Arial Narrow" w:eastAsia="Times New Roman" w:hAnsi="Arial Narrow" w:cs="Times New Roman"/>
          <w:noProof w:val="0"/>
          <w:color w:val="000000"/>
          <w:sz w:val="28"/>
          <w:szCs w:val="28"/>
          <w:rPrChange w:id="892" w:author="Salim Azim ASSANI" w:date="2018-02-14T15:57:00Z">
            <w:rPr>
              <w:rFonts w:ascii="Times New Roman" w:eastAsia="Times New Roman" w:hAnsi="Times New Roman" w:cs="Times New Roman"/>
              <w:noProof w:val="0"/>
              <w:color w:val="000000"/>
            </w:rPr>
          </w:rPrChange>
        </w:rPr>
        <w:t>.</w:t>
      </w:r>
    </w:p>
    <w:p w14:paraId="594453F0" w14:textId="52E493BF"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893" w:author="Salim Azim ASSANI" w:date="2018-02-14T15:57:00Z">
            <w:rPr>
              <w:rFonts w:ascii="Times New Roman" w:eastAsia="Times New Roman" w:hAnsi="Times New Roman" w:cs="Times New Roman"/>
              <w:noProof w:val="0"/>
              <w:color w:val="000000"/>
            </w:rPr>
          </w:rPrChange>
        </w:rPr>
      </w:pPr>
      <w:r w:rsidRPr="009315CE">
        <w:rPr>
          <w:rFonts w:ascii="Arial Narrow" w:eastAsia="Times New Roman" w:hAnsi="Arial Narrow" w:cs="Times New Roman"/>
          <w:noProof w:val="0"/>
          <w:color w:val="000000"/>
          <w:sz w:val="28"/>
          <w:szCs w:val="28"/>
          <w:rPrChange w:id="894" w:author="Salim Azim ASSANI" w:date="2018-02-14T15:57:00Z">
            <w:rPr>
              <w:rFonts w:ascii="Times New Roman" w:eastAsia="Times New Roman" w:hAnsi="Times New Roman" w:cs="Times New Roman"/>
              <w:noProof w:val="0"/>
              <w:color w:val="000000"/>
            </w:rPr>
          </w:rPrChange>
        </w:rPr>
        <w:t xml:space="preserve">Le nombre par défaut peut être </w:t>
      </w:r>
      <w:del w:id="895" w:author="Niavo1" w:date="2018-03-12T11:08:00Z">
        <w:r w:rsidRPr="009315CE" w:rsidDel="00C5654E">
          <w:rPr>
            <w:rFonts w:ascii="Arial Narrow" w:eastAsia="Times New Roman" w:hAnsi="Arial Narrow" w:cs="Times New Roman"/>
            <w:noProof w:val="0"/>
            <w:color w:val="000000"/>
            <w:sz w:val="28"/>
            <w:szCs w:val="28"/>
            <w:rPrChange w:id="896" w:author="Salim Azim ASSANI" w:date="2018-02-14T15:57:00Z">
              <w:rPr>
                <w:rFonts w:ascii="Times New Roman" w:eastAsia="Times New Roman" w:hAnsi="Times New Roman" w:cs="Times New Roman"/>
                <w:noProof w:val="0"/>
                <w:color w:val="000000"/>
              </w:rPr>
            </w:rPrChange>
          </w:rPr>
          <w:delText xml:space="preserve">par </w:delText>
        </w:r>
      </w:del>
      <w:r w:rsidRPr="009315CE">
        <w:rPr>
          <w:rFonts w:ascii="Arial Narrow" w:eastAsia="Times New Roman" w:hAnsi="Arial Narrow" w:cs="Times New Roman"/>
          <w:noProof w:val="0"/>
          <w:color w:val="000000"/>
          <w:sz w:val="28"/>
          <w:szCs w:val="28"/>
          <w:rPrChange w:id="897" w:author="Salim Azim ASSANI" w:date="2018-02-14T15:57:00Z">
            <w:rPr>
              <w:rFonts w:ascii="Times New Roman" w:eastAsia="Times New Roman" w:hAnsi="Times New Roman" w:cs="Times New Roman"/>
              <w:noProof w:val="0"/>
              <w:color w:val="000000"/>
            </w:rPr>
          </w:rPrChange>
        </w:rPr>
        <w:t xml:space="preserve">celui de votre choix mais attention </w:t>
      </w:r>
      <w:del w:id="898" w:author="Niavo1" w:date="2018-03-12T11:08:00Z">
        <w:r w:rsidRPr="009315CE" w:rsidDel="00C5654E">
          <w:rPr>
            <w:rFonts w:ascii="Arial Narrow" w:eastAsia="Times New Roman" w:hAnsi="Arial Narrow" w:cs="Times New Roman"/>
            <w:noProof w:val="0"/>
            <w:color w:val="000000"/>
            <w:sz w:val="28"/>
            <w:szCs w:val="28"/>
            <w:rPrChange w:id="899" w:author="Salim Azim ASSANI" w:date="2018-02-14T15:57:00Z">
              <w:rPr>
                <w:rFonts w:ascii="Times New Roman" w:eastAsia="Times New Roman" w:hAnsi="Times New Roman" w:cs="Times New Roman"/>
                <w:noProof w:val="0"/>
                <w:color w:val="000000"/>
              </w:rPr>
            </w:rPrChange>
          </w:rPr>
          <w:delText>:</w:delText>
        </w:r>
      </w:del>
      <w:r w:rsidRPr="009315CE">
        <w:rPr>
          <w:rFonts w:ascii="Arial Narrow" w:eastAsia="Times New Roman" w:hAnsi="Arial Narrow" w:cs="Times New Roman"/>
          <w:noProof w:val="0"/>
          <w:color w:val="000000"/>
          <w:sz w:val="28"/>
          <w:szCs w:val="28"/>
          <w:rPrChange w:id="900" w:author="Salim Azim ASSANI" w:date="2018-02-14T15:57:00Z">
            <w:rPr>
              <w:rFonts w:ascii="Times New Roman" w:eastAsia="Times New Roman" w:hAnsi="Times New Roman" w:cs="Times New Roman"/>
              <w:noProof w:val="0"/>
              <w:color w:val="000000"/>
            </w:rPr>
          </w:rPrChange>
        </w:rPr>
        <w:t xml:space="preserve"> plus il sera élevé, plus le temps nécessaire pour monter votre volume sera important. Cela peut néanmoins permettre de renforcer une phrase de passe un peu faible. Il est conseillé par l'équipe de </w:t>
      </w:r>
      <w:proofErr w:type="spellStart"/>
      <w:r w:rsidRPr="009315CE">
        <w:rPr>
          <w:rFonts w:ascii="Arial Narrow" w:eastAsia="Times New Roman" w:hAnsi="Arial Narrow" w:cs="Times New Roman"/>
          <w:noProof w:val="0"/>
          <w:color w:val="000000"/>
          <w:sz w:val="28"/>
          <w:szCs w:val="28"/>
          <w:rPrChange w:id="901" w:author="Salim Azim ASSANI" w:date="2018-02-14T15:57:00Z">
            <w:rPr>
              <w:rFonts w:ascii="Times New Roman" w:eastAsia="Times New Roman" w:hAnsi="Times New Roman" w:cs="Times New Roman"/>
              <w:noProof w:val="0"/>
              <w:color w:val="000000"/>
            </w:rPr>
          </w:rPrChange>
        </w:rPr>
        <w:t>VeraCrypt</w:t>
      </w:r>
      <w:proofErr w:type="spellEnd"/>
      <w:r w:rsidRPr="009315CE">
        <w:rPr>
          <w:rFonts w:ascii="Arial Narrow" w:eastAsia="Times New Roman" w:hAnsi="Arial Narrow" w:cs="Times New Roman"/>
          <w:noProof w:val="0"/>
          <w:color w:val="000000"/>
          <w:sz w:val="28"/>
          <w:szCs w:val="28"/>
          <w:rPrChange w:id="902" w:author="Salim Azim ASSANI" w:date="2018-02-14T15:57:00Z">
            <w:rPr>
              <w:rFonts w:ascii="Times New Roman" w:eastAsia="Times New Roman" w:hAnsi="Times New Roman" w:cs="Times New Roman"/>
              <w:noProof w:val="0"/>
              <w:color w:val="000000"/>
            </w:rPr>
          </w:rPrChange>
        </w:rPr>
        <w:t xml:space="preserve"> d'utiliser une phrase de passe d'au moins 20 caractères </w:t>
      </w:r>
      <w:r w:rsidRPr="00C5654E">
        <w:rPr>
          <w:rFonts w:ascii="Arial Narrow" w:eastAsia="Times New Roman" w:hAnsi="Arial Narrow" w:cs="Times New Roman"/>
          <w:b/>
          <w:noProof w:val="0"/>
          <w:sz w:val="28"/>
          <w:szCs w:val="28"/>
          <w:rPrChange w:id="903" w:author="Niavo1" w:date="2018-03-12T11:08:00Z">
            <w:rPr>
              <w:rFonts w:ascii="Times New Roman" w:eastAsia="Times New Roman" w:hAnsi="Times New Roman" w:cs="Times New Roman"/>
              <w:noProof w:val="0"/>
              <w:color w:val="000000"/>
            </w:rPr>
          </w:rPrChange>
        </w:rPr>
        <w:t>(voir </w:t>
      </w:r>
      <w:r w:rsidR="00AF635E" w:rsidRPr="00C5654E">
        <w:rPr>
          <w:rFonts w:ascii="Arial Narrow" w:hAnsi="Arial Narrow"/>
          <w:b/>
          <w:sz w:val="28"/>
          <w:szCs w:val="28"/>
          <w:rPrChange w:id="904" w:author="Niavo1" w:date="2018-03-12T11:08:00Z">
            <w:rPr>
              <w:rFonts w:ascii="Times New Roman" w:eastAsia="Times New Roman" w:hAnsi="Times New Roman" w:cs="Times New Roman"/>
              <w:noProof w:val="0"/>
              <w:color w:val="EA8212"/>
            </w:rPr>
          </w:rPrChange>
        </w:rPr>
        <w:fldChar w:fldCharType="begin"/>
      </w:r>
      <w:r w:rsidR="00AF635E" w:rsidRPr="00C5654E">
        <w:rPr>
          <w:rFonts w:ascii="Arial Narrow" w:hAnsi="Arial Narrow"/>
          <w:b/>
          <w:sz w:val="28"/>
          <w:szCs w:val="28"/>
          <w:rPrChange w:id="905" w:author="Niavo1" w:date="2018-03-12T11:08:00Z">
            <w:rPr/>
          </w:rPrChange>
        </w:rPr>
        <w:instrText xml:space="preserve"> </w:instrText>
      </w:r>
      <w:r w:rsidR="000C6ADB" w:rsidRPr="00C5654E">
        <w:rPr>
          <w:rFonts w:ascii="Arial Narrow" w:hAnsi="Arial Narrow"/>
          <w:b/>
          <w:sz w:val="28"/>
          <w:szCs w:val="28"/>
          <w:rPrChange w:id="906" w:author="Niavo1" w:date="2018-03-12T11:08:00Z">
            <w:rPr/>
          </w:rPrChange>
        </w:rPr>
        <w:instrText>HYPERLINK</w:instrText>
      </w:r>
      <w:r w:rsidR="00AF635E" w:rsidRPr="00C5654E">
        <w:rPr>
          <w:rFonts w:ascii="Arial Narrow" w:hAnsi="Arial Narrow"/>
          <w:b/>
          <w:sz w:val="28"/>
          <w:szCs w:val="28"/>
          <w:rPrChange w:id="907" w:author="Niavo1" w:date="2018-03-12T11:08:00Z">
            <w:rPr/>
          </w:rPrChange>
        </w:rPr>
        <w:instrText xml:space="preserve"> "https://www.nextinpact.com/news/100871-choisir-bon-mot-passe-regles-a-connaitre-pieges-a-eviter.htm" \t "_blank" </w:instrText>
      </w:r>
      <w:r w:rsidR="00AF635E" w:rsidRPr="00C5654E">
        <w:rPr>
          <w:rFonts w:ascii="Arial Narrow" w:hAnsi="Arial Narrow"/>
          <w:b/>
          <w:sz w:val="28"/>
          <w:szCs w:val="28"/>
          <w:rPrChange w:id="908" w:author="Niavo1" w:date="2018-03-12T11:08:00Z">
            <w:rPr>
              <w:rFonts w:ascii="Times New Roman" w:eastAsia="Times New Roman" w:hAnsi="Times New Roman" w:cs="Times New Roman"/>
              <w:noProof w:val="0"/>
              <w:color w:val="EA8212"/>
            </w:rPr>
          </w:rPrChange>
        </w:rPr>
        <w:fldChar w:fldCharType="separate"/>
      </w:r>
      <w:r w:rsidRPr="00C5654E">
        <w:rPr>
          <w:rFonts w:ascii="Arial Narrow" w:eastAsia="Times New Roman" w:hAnsi="Arial Narrow" w:cs="Times New Roman"/>
          <w:b/>
          <w:noProof w:val="0"/>
          <w:sz w:val="28"/>
          <w:szCs w:val="28"/>
          <w:rPrChange w:id="909" w:author="Niavo1" w:date="2018-03-12T11:08:00Z">
            <w:rPr>
              <w:rFonts w:ascii="Times New Roman" w:eastAsia="Times New Roman" w:hAnsi="Times New Roman" w:cs="Times New Roman"/>
              <w:noProof w:val="0"/>
              <w:color w:val="EA8212"/>
            </w:rPr>
          </w:rPrChange>
        </w:rPr>
        <w:t>notre guide pratique</w:t>
      </w:r>
      <w:r w:rsidR="00AF635E" w:rsidRPr="00C5654E">
        <w:rPr>
          <w:rFonts w:ascii="Arial Narrow" w:eastAsia="Times New Roman" w:hAnsi="Arial Narrow" w:cs="Times New Roman"/>
          <w:b/>
          <w:noProof w:val="0"/>
          <w:sz w:val="28"/>
          <w:szCs w:val="28"/>
          <w:rPrChange w:id="910" w:author="Niavo1" w:date="2018-03-12T11:08:00Z">
            <w:rPr>
              <w:rFonts w:ascii="Times New Roman" w:eastAsia="Times New Roman" w:hAnsi="Times New Roman" w:cs="Times New Roman"/>
              <w:noProof w:val="0"/>
              <w:color w:val="EA8212"/>
            </w:rPr>
          </w:rPrChange>
        </w:rPr>
        <w:fldChar w:fldCharType="end"/>
      </w:r>
      <w:ins w:id="911" w:author="Niavo1" w:date="2018-03-12T11:08:00Z">
        <w:r w:rsidR="00C5654E">
          <w:rPr>
            <w:rFonts w:ascii="Arial Narrow" w:eastAsia="Times New Roman" w:hAnsi="Arial Narrow" w:cs="Times New Roman"/>
            <w:b/>
            <w:noProof w:val="0"/>
            <w:sz w:val="28"/>
            <w:szCs w:val="28"/>
          </w:rPr>
          <w:t xml:space="preserve"> ci-dessus</w:t>
        </w:r>
      </w:ins>
      <w:r w:rsidRPr="00C5654E">
        <w:rPr>
          <w:rFonts w:ascii="Arial Narrow" w:eastAsia="Times New Roman" w:hAnsi="Arial Narrow" w:cs="Times New Roman"/>
          <w:b/>
          <w:noProof w:val="0"/>
          <w:sz w:val="28"/>
          <w:szCs w:val="28"/>
          <w:rPrChange w:id="912" w:author="Niavo1" w:date="2018-03-12T11:08:00Z">
            <w:rPr>
              <w:rFonts w:ascii="Times New Roman" w:eastAsia="Times New Roman" w:hAnsi="Times New Roman" w:cs="Times New Roman"/>
              <w:noProof w:val="0"/>
              <w:color w:val="000000"/>
            </w:rPr>
          </w:rPrChange>
        </w:rPr>
        <w:t>).</w:t>
      </w:r>
    </w:p>
    <w:p w14:paraId="2D55018B" w14:textId="2A939F9B" w:rsidR="004B74F4" w:rsidRPr="009315CE" w:rsidRDefault="004B74F4" w:rsidP="004B74F4">
      <w:pPr>
        <w:shd w:val="clear" w:color="auto" w:fill="FFFFFF"/>
        <w:spacing w:before="100" w:beforeAutospacing="1" w:after="100" w:afterAutospacing="1"/>
        <w:jc w:val="both"/>
        <w:rPr>
          <w:ins w:id="913" w:author="Salim Azim ASSANI" w:date="2018-02-14T15:56:00Z"/>
          <w:rFonts w:ascii="Arial Narrow" w:eastAsia="Times New Roman" w:hAnsi="Arial Narrow" w:cs="Times New Roman"/>
          <w:noProof w:val="0"/>
          <w:color w:val="000000"/>
          <w:sz w:val="28"/>
          <w:szCs w:val="28"/>
          <w:lang w:val="en-US"/>
          <w:rPrChange w:id="914" w:author="Salim Azim ASSANI" w:date="2018-02-14T15:57:00Z">
            <w:rPr>
              <w:ins w:id="915" w:author="Salim Azim ASSANI" w:date="2018-02-14T15:56:00Z"/>
              <w:rFonts w:ascii="Times New Roman" w:eastAsia="Times New Roman" w:hAnsi="Times New Roman" w:cs="Times New Roman"/>
              <w:noProof w:val="0"/>
              <w:color w:val="000000"/>
              <w:lang w:val="en-US"/>
            </w:rPr>
          </w:rPrChange>
        </w:rPr>
      </w:pPr>
      <w:r w:rsidRPr="009315CE">
        <w:rPr>
          <w:rFonts w:ascii="Arial Narrow" w:eastAsia="Times New Roman" w:hAnsi="Arial Narrow" w:cs="Times New Roman"/>
          <w:noProof w:val="0"/>
          <w:color w:val="000000"/>
          <w:sz w:val="28"/>
          <w:szCs w:val="28"/>
          <w:rPrChange w:id="916" w:author="Salim Azim ASSANI" w:date="2018-02-14T15:57:00Z">
            <w:rPr>
              <w:rFonts w:ascii="Times New Roman" w:eastAsia="Times New Roman" w:hAnsi="Times New Roman" w:cs="Times New Roman"/>
              <w:noProof w:val="0"/>
              <w:color w:val="000000"/>
            </w:rPr>
          </w:rPrChange>
        </w:rPr>
        <w:t>Les fichiers clefs peuvent être n'importe quels fichiers de votre choix (texte, vidéo</w:t>
      </w:r>
      <w:del w:id="917" w:author="Niavo1" w:date="2018-03-12T11:09:00Z">
        <w:r w:rsidRPr="009315CE" w:rsidDel="00C5654E">
          <w:rPr>
            <w:rFonts w:ascii="Arial Narrow" w:eastAsia="Times New Roman" w:hAnsi="Arial Narrow" w:cs="Times New Roman"/>
            <w:noProof w:val="0"/>
            <w:color w:val="000000"/>
            <w:sz w:val="28"/>
            <w:szCs w:val="28"/>
            <w:rPrChange w:id="918" w:author="Salim Azim ASSANI" w:date="2018-02-14T15:57:00Z">
              <w:rPr>
                <w:rFonts w:ascii="Times New Roman" w:eastAsia="Times New Roman" w:hAnsi="Times New Roman" w:cs="Times New Roman"/>
                <w:noProof w:val="0"/>
                <w:color w:val="000000"/>
              </w:rPr>
            </w:rPrChange>
          </w:rPr>
          <w:delText>s</w:delText>
        </w:r>
      </w:del>
      <w:r w:rsidRPr="009315CE">
        <w:rPr>
          <w:rFonts w:ascii="Arial Narrow" w:eastAsia="Times New Roman" w:hAnsi="Arial Narrow" w:cs="Times New Roman"/>
          <w:noProof w:val="0"/>
          <w:color w:val="000000"/>
          <w:sz w:val="28"/>
          <w:szCs w:val="28"/>
          <w:rPrChange w:id="919" w:author="Salim Azim ASSANI" w:date="2018-02-14T15:57:00Z">
            <w:rPr>
              <w:rFonts w:ascii="Times New Roman" w:eastAsia="Times New Roman" w:hAnsi="Times New Roman" w:cs="Times New Roman"/>
              <w:noProof w:val="0"/>
              <w:color w:val="000000"/>
            </w:rPr>
          </w:rPrChange>
        </w:rPr>
        <w:t>, photo</w:t>
      </w:r>
      <w:del w:id="920" w:author="Niavo1" w:date="2018-03-12T11:09:00Z">
        <w:r w:rsidRPr="009315CE" w:rsidDel="00C5654E">
          <w:rPr>
            <w:rFonts w:ascii="Arial Narrow" w:eastAsia="Times New Roman" w:hAnsi="Arial Narrow" w:cs="Times New Roman"/>
            <w:noProof w:val="0"/>
            <w:color w:val="000000"/>
            <w:sz w:val="28"/>
            <w:szCs w:val="28"/>
            <w:rPrChange w:id="921" w:author="Salim Azim ASSANI" w:date="2018-02-14T15:57:00Z">
              <w:rPr>
                <w:rFonts w:ascii="Times New Roman" w:eastAsia="Times New Roman" w:hAnsi="Times New Roman" w:cs="Times New Roman"/>
                <w:noProof w:val="0"/>
                <w:color w:val="000000"/>
              </w:rPr>
            </w:rPrChange>
          </w:rPr>
          <w:delText>s</w:delText>
        </w:r>
      </w:del>
      <w:r w:rsidRPr="009315CE">
        <w:rPr>
          <w:rFonts w:ascii="Arial Narrow" w:eastAsia="Times New Roman" w:hAnsi="Arial Narrow" w:cs="Times New Roman"/>
          <w:noProof w:val="0"/>
          <w:color w:val="000000"/>
          <w:sz w:val="28"/>
          <w:szCs w:val="28"/>
          <w:rPrChange w:id="922" w:author="Salim Azim ASSANI" w:date="2018-02-14T15:57:00Z">
            <w:rPr>
              <w:rFonts w:ascii="Times New Roman" w:eastAsia="Times New Roman" w:hAnsi="Times New Roman" w:cs="Times New Roman"/>
              <w:noProof w:val="0"/>
              <w:color w:val="000000"/>
            </w:rPr>
          </w:rPrChange>
        </w:rPr>
        <w:t xml:space="preserve">, etc.), mais attention, les premiers 1024 </w:t>
      </w:r>
      <w:proofErr w:type="spellStart"/>
      <w:r w:rsidRPr="009315CE">
        <w:rPr>
          <w:rFonts w:ascii="Arial Narrow" w:eastAsia="Times New Roman" w:hAnsi="Arial Narrow" w:cs="Times New Roman"/>
          <w:noProof w:val="0"/>
          <w:color w:val="000000"/>
          <w:sz w:val="28"/>
          <w:szCs w:val="28"/>
          <w:rPrChange w:id="923" w:author="Salim Azim ASSANI" w:date="2018-02-14T15:57:00Z">
            <w:rPr>
              <w:rFonts w:ascii="Times New Roman" w:eastAsia="Times New Roman" w:hAnsi="Times New Roman" w:cs="Times New Roman"/>
              <w:noProof w:val="0"/>
              <w:color w:val="000000"/>
            </w:rPr>
          </w:rPrChange>
        </w:rPr>
        <w:t>kilobytes</w:t>
      </w:r>
      <w:proofErr w:type="spellEnd"/>
      <w:r w:rsidRPr="009315CE">
        <w:rPr>
          <w:rFonts w:ascii="Arial Narrow" w:eastAsia="Times New Roman" w:hAnsi="Arial Narrow" w:cs="Times New Roman"/>
          <w:noProof w:val="0"/>
          <w:color w:val="000000"/>
          <w:sz w:val="28"/>
          <w:szCs w:val="28"/>
          <w:rPrChange w:id="924" w:author="Salim Azim ASSANI" w:date="2018-02-14T15:57:00Z">
            <w:rPr>
              <w:rFonts w:ascii="Times New Roman" w:eastAsia="Times New Roman" w:hAnsi="Times New Roman" w:cs="Times New Roman"/>
              <w:noProof w:val="0"/>
              <w:color w:val="000000"/>
            </w:rPr>
          </w:rPrChange>
        </w:rPr>
        <w:t> ne devront jamais être modifiés (pensez donc à bien les sauvegarder). Il peut aussi s'agir de fichiers contenant des données aléatoires générés par </w:t>
      </w:r>
      <w:proofErr w:type="spellStart"/>
      <w:r w:rsidRPr="009315CE">
        <w:rPr>
          <w:rFonts w:ascii="Arial Narrow" w:eastAsia="Times New Roman" w:hAnsi="Arial Narrow" w:cs="Times New Roman"/>
          <w:noProof w:val="0"/>
          <w:color w:val="000000"/>
          <w:sz w:val="28"/>
          <w:szCs w:val="28"/>
          <w:rPrChange w:id="925" w:author="Salim Azim ASSANI" w:date="2018-02-14T15:57:00Z">
            <w:rPr>
              <w:rFonts w:ascii="Times New Roman" w:eastAsia="Times New Roman" w:hAnsi="Times New Roman" w:cs="Times New Roman"/>
              <w:noProof w:val="0"/>
              <w:color w:val="000000"/>
            </w:rPr>
          </w:rPrChange>
        </w:rPr>
        <w:t>VeraCrypt</w:t>
      </w:r>
      <w:proofErr w:type="spellEnd"/>
      <w:r w:rsidRPr="009315CE">
        <w:rPr>
          <w:rFonts w:ascii="Arial Narrow" w:eastAsia="Times New Roman" w:hAnsi="Arial Narrow" w:cs="Times New Roman"/>
          <w:noProof w:val="0"/>
          <w:color w:val="000000"/>
          <w:sz w:val="28"/>
          <w:szCs w:val="28"/>
          <w:rPrChange w:id="926" w:author="Salim Azim ASSANI" w:date="2018-02-14T15:57:00Z">
            <w:rPr>
              <w:rFonts w:ascii="Times New Roman" w:eastAsia="Times New Roman" w:hAnsi="Times New Roman" w:cs="Times New Roman"/>
              <w:noProof w:val="0"/>
              <w:color w:val="000000"/>
            </w:rPr>
          </w:rPrChange>
        </w:rPr>
        <w:t xml:space="preserve">. Dans ce cas, ils peuvent être stockés sur une smart </w:t>
      </w:r>
      <w:proofErr w:type="spellStart"/>
      <w:r w:rsidRPr="009315CE">
        <w:rPr>
          <w:rFonts w:ascii="Arial Narrow" w:eastAsia="Times New Roman" w:hAnsi="Arial Narrow" w:cs="Times New Roman"/>
          <w:noProof w:val="0"/>
          <w:color w:val="000000"/>
          <w:sz w:val="28"/>
          <w:szCs w:val="28"/>
          <w:rPrChange w:id="927" w:author="Salim Azim ASSANI" w:date="2018-02-14T15:57:00Z">
            <w:rPr>
              <w:rFonts w:ascii="Times New Roman" w:eastAsia="Times New Roman" w:hAnsi="Times New Roman" w:cs="Times New Roman"/>
              <w:noProof w:val="0"/>
              <w:color w:val="000000"/>
            </w:rPr>
          </w:rPrChange>
        </w:rPr>
        <w:t>card</w:t>
      </w:r>
      <w:proofErr w:type="spellEnd"/>
      <w:r w:rsidRPr="009315CE">
        <w:rPr>
          <w:rFonts w:ascii="Arial Narrow" w:eastAsia="Times New Roman" w:hAnsi="Arial Narrow" w:cs="Times New Roman"/>
          <w:noProof w:val="0"/>
          <w:color w:val="000000"/>
          <w:sz w:val="28"/>
          <w:szCs w:val="28"/>
          <w:rPrChange w:id="928" w:author="Salim Azim ASSANI" w:date="2018-02-14T15:57:00Z">
            <w:rPr>
              <w:rFonts w:ascii="Times New Roman" w:eastAsia="Times New Roman" w:hAnsi="Times New Roman" w:cs="Times New Roman"/>
              <w:noProof w:val="0"/>
              <w:color w:val="000000"/>
            </w:rPr>
          </w:rPrChange>
        </w:rPr>
        <w:t xml:space="preserve"> pour peu qu'elle gère le standard </w:t>
      </w:r>
      <w:r w:rsidR="00AF635E" w:rsidRPr="009315CE">
        <w:rPr>
          <w:rFonts w:ascii="Arial Narrow" w:hAnsi="Arial Narrow"/>
          <w:sz w:val="28"/>
          <w:szCs w:val="28"/>
          <w:rPrChange w:id="929"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930" w:author="Salim Azim ASSANI" w:date="2018-02-14T15:57:00Z">
            <w:rPr/>
          </w:rPrChange>
        </w:rPr>
        <w:instrText xml:space="preserve"> </w:instrText>
      </w:r>
      <w:r w:rsidR="000C6ADB" w:rsidRPr="009315CE">
        <w:rPr>
          <w:rFonts w:ascii="Arial Narrow" w:hAnsi="Arial Narrow"/>
          <w:sz w:val="28"/>
          <w:szCs w:val="28"/>
          <w:rPrChange w:id="931" w:author="Salim Azim ASSANI" w:date="2018-02-14T15:57:00Z">
            <w:rPr/>
          </w:rPrChange>
        </w:rPr>
        <w:instrText>HYPERLINK</w:instrText>
      </w:r>
      <w:r w:rsidR="00AF635E" w:rsidRPr="009315CE">
        <w:rPr>
          <w:rFonts w:ascii="Arial Narrow" w:hAnsi="Arial Narrow"/>
          <w:sz w:val="28"/>
          <w:szCs w:val="28"/>
          <w:rPrChange w:id="932" w:author="Salim Azim ASSANI" w:date="2018-02-14T15:57:00Z">
            <w:rPr/>
          </w:rPrChange>
        </w:rPr>
        <w:instrText xml:space="preserve"> "https://en.wikipedia.org/wiki/PKCS_11" \t "_blank" </w:instrText>
      </w:r>
      <w:r w:rsidR="00AF635E" w:rsidRPr="009315CE">
        <w:rPr>
          <w:rFonts w:ascii="Arial Narrow" w:hAnsi="Arial Narrow"/>
          <w:sz w:val="28"/>
          <w:szCs w:val="28"/>
          <w:rPrChange w:id="933"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934" w:author="Salim Azim ASSANI" w:date="2018-02-14T15:57:00Z">
            <w:rPr>
              <w:rFonts w:ascii="Times New Roman" w:eastAsia="Times New Roman" w:hAnsi="Times New Roman" w:cs="Times New Roman"/>
              <w:noProof w:val="0"/>
              <w:color w:val="EA8212"/>
            </w:rPr>
          </w:rPrChange>
        </w:rPr>
        <w:t>PKCS #11</w:t>
      </w:r>
      <w:r w:rsidR="00AF635E" w:rsidRPr="009315CE">
        <w:rPr>
          <w:rFonts w:ascii="Arial Narrow" w:eastAsia="Times New Roman" w:hAnsi="Arial Narrow" w:cs="Times New Roman"/>
          <w:noProof w:val="0"/>
          <w:color w:val="EA8212"/>
          <w:sz w:val="28"/>
          <w:szCs w:val="28"/>
          <w:rPrChange w:id="935"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936" w:author="Salim Azim ASSANI" w:date="2018-02-14T15:57:00Z">
            <w:rPr>
              <w:rFonts w:ascii="Times New Roman" w:eastAsia="Times New Roman" w:hAnsi="Times New Roman" w:cs="Times New Roman"/>
              <w:noProof w:val="0"/>
              <w:color w:val="000000"/>
            </w:rPr>
          </w:rPrChange>
        </w:rPr>
        <w:t xml:space="preserve">. </w:t>
      </w:r>
      <w:del w:id="937" w:author="Niavo1" w:date="2018-03-12T11:09:00Z">
        <w:r w:rsidRPr="009315CE" w:rsidDel="00C5654E">
          <w:rPr>
            <w:rFonts w:ascii="Arial Narrow" w:eastAsia="Times New Roman" w:hAnsi="Arial Narrow" w:cs="Times New Roman"/>
            <w:noProof w:val="0"/>
            <w:color w:val="000000"/>
            <w:sz w:val="28"/>
            <w:szCs w:val="28"/>
            <w:lang w:val="en-US"/>
            <w:rPrChange w:id="938" w:author="Salim Azim ASSANI" w:date="2018-02-14T15:57:00Z">
              <w:rPr>
                <w:rFonts w:ascii="Times New Roman" w:eastAsia="Times New Roman" w:hAnsi="Times New Roman" w:cs="Times New Roman"/>
                <w:noProof w:val="0"/>
                <w:color w:val="000000"/>
                <w:lang w:val="en-US"/>
              </w:rPr>
            </w:rPrChange>
          </w:rPr>
          <w:delText>Cette possibilité fera l'objet d'un article séparé.</w:delText>
        </w:r>
      </w:del>
    </w:p>
    <w:p w14:paraId="20AD1CE2" w14:textId="3EBD41D8" w:rsidR="00903EE1" w:rsidRPr="009315CE" w:rsidRDefault="00903EE1" w:rsidP="004B74F4">
      <w:pPr>
        <w:shd w:val="clear" w:color="auto" w:fill="FFFFFF"/>
        <w:spacing w:before="100" w:beforeAutospacing="1" w:after="100" w:afterAutospacing="1"/>
        <w:jc w:val="both"/>
        <w:rPr>
          <w:ins w:id="939" w:author="Salim Azim ASSANI" w:date="2018-02-14T15:56:00Z"/>
          <w:rFonts w:ascii="Arial Narrow" w:eastAsia="Times New Roman" w:hAnsi="Arial Narrow" w:cs="Times New Roman"/>
          <w:noProof w:val="0"/>
          <w:color w:val="000000"/>
          <w:sz w:val="28"/>
          <w:szCs w:val="28"/>
          <w:lang w:val="en-US"/>
          <w:rPrChange w:id="940" w:author="Salim Azim ASSANI" w:date="2018-02-14T15:57:00Z">
            <w:rPr>
              <w:ins w:id="941" w:author="Salim Azim ASSANI" w:date="2018-02-14T15:56:00Z"/>
              <w:rFonts w:ascii="Times New Roman" w:eastAsia="Times New Roman" w:hAnsi="Times New Roman" w:cs="Times New Roman"/>
              <w:noProof w:val="0"/>
              <w:color w:val="000000"/>
              <w:lang w:val="en-US"/>
            </w:rPr>
          </w:rPrChange>
        </w:rPr>
      </w:pPr>
      <w:ins w:id="942" w:author="Salim Azim ASSANI" w:date="2018-02-14T15:56:00Z">
        <w:r w:rsidRPr="009315CE">
          <w:rPr>
            <w:rFonts w:ascii="Arial Narrow" w:eastAsia="Times New Roman" w:hAnsi="Arial Narrow" w:cs="Times New Roman"/>
            <w:color w:val="000000"/>
            <w:sz w:val="28"/>
            <w:szCs w:val="28"/>
            <w:lang w:eastAsia="fr-FR"/>
            <w:rPrChange w:id="943" w:author="Salim Azim ASSANI" w:date="2018-02-14T15:57:00Z">
              <w:rPr>
                <w:rFonts w:ascii="Times New Roman" w:eastAsia="Times New Roman" w:hAnsi="Times New Roman" w:cs="Times New Roman"/>
                <w:color w:val="000000"/>
                <w:lang w:eastAsia="fr-FR"/>
              </w:rPr>
            </w:rPrChange>
          </w:rPr>
          <w:lastRenderedPageBreak/>
          <w:drawing>
            <wp:inline distT="0" distB="0" distL="0" distR="0" wp14:anchorId="7D93C27F" wp14:editId="56AED2B9">
              <wp:extent cx="4064635" cy="269406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4318.png"/>
                      <pic:cNvPicPr/>
                    </pic:nvPicPr>
                    <pic:blipFill>
                      <a:blip r:embed="rId33">
                        <a:extLst>
                          <a:ext uri="{28A0092B-C50C-407E-A947-70E740481C1C}">
                            <a14:useLocalDpi xmlns:a14="http://schemas.microsoft.com/office/drawing/2010/main" val="0"/>
                          </a:ext>
                        </a:extLst>
                      </a:blip>
                      <a:stretch>
                        <a:fillRect/>
                      </a:stretch>
                    </pic:blipFill>
                    <pic:spPr>
                      <a:xfrm>
                        <a:off x="0" y="0"/>
                        <a:ext cx="4068640" cy="2696719"/>
                      </a:xfrm>
                      <a:prstGeom prst="rect">
                        <a:avLst/>
                      </a:prstGeom>
                    </pic:spPr>
                  </pic:pic>
                </a:graphicData>
              </a:graphic>
            </wp:inline>
          </w:drawing>
        </w:r>
      </w:ins>
    </w:p>
    <w:p w14:paraId="419929D4" w14:textId="7AAC667E" w:rsidR="00903EE1" w:rsidRPr="009315CE" w:rsidRDefault="00903EE1"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lang w:val="en-US"/>
          <w:rPrChange w:id="944" w:author="Salim Azim ASSANI" w:date="2018-02-14T15:57:00Z">
            <w:rPr>
              <w:rFonts w:ascii="Times New Roman" w:eastAsia="Times New Roman" w:hAnsi="Times New Roman" w:cs="Times New Roman"/>
              <w:noProof w:val="0"/>
              <w:color w:val="000000"/>
              <w:lang w:val="en-US"/>
            </w:rPr>
          </w:rPrChange>
        </w:rPr>
      </w:pPr>
      <w:ins w:id="945" w:author="Salim Azim ASSANI" w:date="2018-02-14T15:56:00Z">
        <w:r w:rsidRPr="009315CE">
          <w:rPr>
            <w:rFonts w:ascii="Arial Narrow" w:eastAsia="Times New Roman" w:hAnsi="Arial Narrow" w:cs="Times New Roman"/>
            <w:color w:val="000000"/>
            <w:sz w:val="28"/>
            <w:szCs w:val="28"/>
            <w:lang w:eastAsia="fr-FR"/>
            <w:rPrChange w:id="946" w:author="Salim Azim ASSANI" w:date="2018-02-14T15:57:00Z">
              <w:rPr>
                <w:rFonts w:ascii="Times New Roman" w:eastAsia="Times New Roman" w:hAnsi="Times New Roman" w:cs="Times New Roman"/>
                <w:color w:val="000000"/>
                <w:lang w:eastAsia="fr-FR"/>
              </w:rPr>
            </w:rPrChange>
          </w:rPr>
          <w:drawing>
            <wp:inline distT="0" distB="0" distL="0" distR="0" wp14:anchorId="42E4E69C" wp14:editId="010C35A3">
              <wp:extent cx="3950335" cy="3141619"/>
              <wp:effectExtent l="0" t="0" r="12065"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4323.png"/>
                      <pic:cNvPicPr/>
                    </pic:nvPicPr>
                    <pic:blipFill>
                      <a:blip r:embed="rId34">
                        <a:extLst>
                          <a:ext uri="{28A0092B-C50C-407E-A947-70E740481C1C}">
                            <a14:useLocalDpi xmlns:a14="http://schemas.microsoft.com/office/drawing/2010/main" val="0"/>
                          </a:ext>
                        </a:extLst>
                      </a:blip>
                      <a:stretch>
                        <a:fillRect/>
                      </a:stretch>
                    </pic:blipFill>
                    <pic:spPr>
                      <a:xfrm>
                        <a:off x="0" y="0"/>
                        <a:ext cx="3953001" cy="3143739"/>
                      </a:xfrm>
                      <a:prstGeom prst="rect">
                        <a:avLst/>
                      </a:prstGeom>
                    </pic:spPr>
                  </pic:pic>
                </a:graphicData>
              </a:graphic>
            </wp:inline>
          </w:drawing>
        </w:r>
      </w:ins>
    </w:p>
    <w:p w14:paraId="312905CB" w14:textId="356908BC" w:rsidR="004B74F4" w:rsidRPr="009315CE" w:rsidDel="00903EE1" w:rsidRDefault="004B74F4">
      <w:pPr>
        <w:shd w:val="clear" w:color="auto" w:fill="FFFFFF"/>
        <w:spacing w:beforeAutospacing="1" w:afterAutospacing="1"/>
        <w:jc w:val="center"/>
        <w:rPr>
          <w:del w:id="947" w:author="Salim Azim ASSANI" w:date="2018-02-14T15:56:00Z"/>
          <w:rFonts w:ascii="Arial Narrow" w:eastAsia="Times New Roman" w:hAnsi="Arial Narrow" w:cs="Segoe UI"/>
          <w:noProof w:val="0"/>
          <w:color w:val="000000"/>
          <w:sz w:val="28"/>
          <w:szCs w:val="28"/>
          <w:lang w:val="en-US"/>
          <w:rPrChange w:id="948" w:author="Salim Azim ASSANI" w:date="2018-02-14T15:57:00Z">
            <w:rPr>
              <w:del w:id="949" w:author="Salim Azim ASSANI" w:date="2018-02-14T15:56:00Z"/>
              <w:rFonts w:ascii="Segoe UI" w:eastAsia="Times New Roman" w:hAnsi="Segoe UI" w:cs="Segoe UI"/>
              <w:noProof w:val="0"/>
              <w:color w:val="000000"/>
              <w:sz w:val="23"/>
              <w:szCs w:val="23"/>
              <w:lang w:val="en-US"/>
            </w:rPr>
          </w:rPrChange>
        </w:rPr>
      </w:pPr>
      <w:del w:id="950" w:author="Salim Azim ASSANI" w:date="2018-02-14T15:56:00Z">
        <w:r w:rsidRPr="009315CE" w:rsidDel="00903EE1">
          <w:rPr>
            <w:rFonts w:ascii="Arial Narrow" w:eastAsia="Times New Roman" w:hAnsi="Arial Narrow" w:cs="Segoe UI"/>
            <w:color w:val="EA8212"/>
            <w:sz w:val="28"/>
            <w:szCs w:val="28"/>
            <w:bdr w:val="none" w:sz="0" w:space="0" w:color="auto" w:frame="1"/>
            <w:lang w:eastAsia="fr-FR"/>
            <w:rPrChange w:id="951" w:author="Salim Azim ASSANI" w:date="2018-02-14T15:57:00Z">
              <w:rPr>
                <w:rFonts w:ascii="Segoe UI" w:eastAsia="Times New Roman" w:hAnsi="Segoe UI" w:cs="Segoe UI"/>
                <w:color w:val="EA8212"/>
                <w:sz w:val="23"/>
                <w:szCs w:val="23"/>
                <w:bdr w:val="none" w:sz="0" w:space="0" w:color="auto" w:frame="1"/>
                <w:lang w:eastAsia="fr-FR"/>
              </w:rPr>
            </w:rPrChange>
          </w:rPr>
          <w:drawing>
            <wp:inline distT="0" distB="0" distL="0" distR="0" wp14:anchorId="0391D68F" wp14:editId="0CE0E007">
              <wp:extent cx="3810000" cy="2524125"/>
              <wp:effectExtent l="0" t="0" r="0" b="9525"/>
              <wp:docPr id="15" name="Picture 15" descr="VeraCrypt Conteneu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Crypt Conteneu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sidRPr="009315CE" w:rsidDel="00903EE1">
          <w:rPr>
            <w:rFonts w:ascii="Arial Narrow" w:eastAsia="Times New Roman" w:hAnsi="Arial Narrow" w:cs="Segoe UI"/>
            <w:color w:val="EA8212"/>
            <w:sz w:val="28"/>
            <w:szCs w:val="28"/>
            <w:bdr w:val="none" w:sz="0" w:space="0" w:color="auto" w:frame="1"/>
            <w:lang w:eastAsia="fr-FR"/>
            <w:rPrChange w:id="952" w:author="Salim Azim ASSANI" w:date="2018-02-14T15:57:00Z">
              <w:rPr>
                <w:rFonts w:ascii="Segoe UI" w:eastAsia="Times New Roman" w:hAnsi="Segoe UI" w:cs="Segoe UI"/>
                <w:color w:val="EA8212"/>
                <w:sz w:val="23"/>
                <w:szCs w:val="23"/>
                <w:bdr w:val="none" w:sz="0" w:space="0" w:color="auto" w:frame="1"/>
                <w:lang w:eastAsia="fr-FR"/>
              </w:rPr>
            </w:rPrChange>
          </w:rPr>
          <w:drawing>
            <wp:inline distT="0" distB="0" distL="0" distR="0" wp14:anchorId="29FF293D" wp14:editId="59A6B0CD">
              <wp:extent cx="3171825" cy="2524125"/>
              <wp:effectExtent l="0" t="0" r="9525" b="9525"/>
              <wp:docPr id="16" name="Picture 16" descr="VeraCrypt Fichiers cle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Crypt Fichiers clef">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1825" cy="2524125"/>
                      </a:xfrm>
                      <a:prstGeom prst="rect">
                        <a:avLst/>
                      </a:prstGeom>
                      <a:noFill/>
                      <a:ln>
                        <a:noFill/>
                      </a:ln>
                    </pic:spPr>
                  </pic:pic>
                </a:graphicData>
              </a:graphic>
            </wp:inline>
          </w:drawing>
        </w:r>
      </w:del>
    </w:p>
    <w:p w14:paraId="0DCFFD7D" w14:textId="299D455C" w:rsidR="004B74F4" w:rsidRPr="009315CE" w:rsidDel="00B32F2C" w:rsidRDefault="004B74F4">
      <w:pPr>
        <w:shd w:val="clear" w:color="auto" w:fill="FFFFFF"/>
        <w:spacing w:before="100" w:beforeAutospacing="1" w:after="100" w:afterAutospacing="1"/>
        <w:ind w:left="720"/>
        <w:jc w:val="both"/>
        <w:rPr>
          <w:del w:id="953" w:author="Salim Azim ASSANI" w:date="2018-02-14T16:07:00Z"/>
          <w:rFonts w:ascii="Arial Narrow" w:eastAsia="Times New Roman" w:hAnsi="Arial Narrow" w:cs="Times New Roman"/>
          <w:noProof w:val="0"/>
          <w:color w:val="000000"/>
          <w:sz w:val="28"/>
          <w:szCs w:val="28"/>
          <w:lang w:val="en-US"/>
          <w:rPrChange w:id="954" w:author="Salim Azim ASSANI" w:date="2018-02-14T15:57:00Z">
            <w:rPr>
              <w:del w:id="955" w:author="Salim Azim ASSANI" w:date="2018-02-14T16:07:00Z"/>
              <w:rFonts w:ascii="Times New Roman" w:eastAsia="Times New Roman" w:hAnsi="Times New Roman" w:cs="Times New Roman"/>
              <w:noProof w:val="0"/>
              <w:color w:val="000000"/>
              <w:lang w:val="en-US"/>
            </w:rPr>
          </w:rPrChange>
        </w:rPr>
        <w:pPrChange w:id="956" w:author="Salim Azim ASSANI" w:date="2018-02-14T16:05:00Z">
          <w:pPr>
            <w:numPr>
              <w:numId w:val="7"/>
            </w:numPr>
            <w:shd w:val="clear" w:color="auto" w:fill="FFFFFF"/>
            <w:tabs>
              <w:tab w:val="num" w:pos="720"/>
            </w:tabs>
            <w:spacing w:before="100" w:beforeAutospacing="1" w:after="100" w:afterAutospacing="1"/>
            <w:ind w:left="720" w:hanging="360"/>
            <w:jc w:val="both"/>
          </w:pPr>
        </w:pPrChange>
      </w:pPr>
      <w:del w:id="957" w:author="Salim Azim ASSANI" w:date="2018-02-14T16:07:00Z">
        <w:r w:rsidRPr="009315CE" w:rsidDel="00B32F2C">
          <w:rPr>
            <w:rFonts w:ascii="Arial Narrow" w:eastAsia="Times New Roman" w:hAnsi="Arial Narrow" w:cs="Times New Roman"/>
            <w:b/>
            <w:bCs/>
            <w:noProof w:val="0"/>
            <w:color w:val="000000"/>
            <w:sz w:val="28"/>
            <w:szCs w:val="28"/>
            <w:lang w:val="en-US"/>
            <w:rPrChange w:id="958" w:author="Salim Azim ASSANI" w:date="2018-02-14T15:57:00Z">
              <w:rPr>
                <w:rFonts w:ascii="Times New Roman" w:eastAsia="Times New Roman" w:hAnsi="Times New Roman" w:cs="Times New Roman"/>
                <w:b/>
                <w:bCs/>
                <w:noProof w:val="0"/>
                <w:color w:val="000000"/>
                <w:lang w:val="en-US"/>
              </w:rPr>
            </w:rPrChange>
          </w:rPr>
          <w:delText>Partitions cachées et déni plausible</w:delText>
        </w:r>
      </w:del>
    </w:p>
    <w:p w14:paraId="73A12431" w14:textId="7480441A" w:rsidR="00B32F2C" w:rsidRPr="00B32F2C" w:rsidRDefault="00B32F2C">
      <w:pPr>
        <w:pStyle w:val="Paragraphedeliste"/>
        <w:numPr>
          <w:ilvl w:val="0"/>
          <w:numId w:val="9"/>
        </w:numPr>
        <w:shd w:val="clear" w:color="auto" w:fill="FFFFFF"/>
        <w:spacing w:before="100" w:beforeAutospacing="1" w:after="100" w:afterAutospacing="1"/>
        <w:jc w:val="both"/>
        <w:rPr>
          <w:ins w:id="959" w:author="Salim Azim ASSANI" w:date="2018-02-14T16:06:00Z"/>
          <w:rFonts w:ascii="Arial Narrow" w:eastAsia="Times New Roman" w:hAnsi="Arial Narrow" w:cs="Times New Roman"/>
          <w:b/>
          <w:noProof w:val="0"/>
          <w:color w:val="000000"/>
          <w:sz w:val="28"/>
          <w:szCs w:val="28"/>
          <w:rPrChange w:id="960" w:author="Salim Azim ASSANI" w:date="2018-02-14T16:07:00Z">
            <w:rPr>
              <w:ins w:id="961" w:author="Salim Azim ASSANI" w:date="2018-02-14T16:06:00Z"/>
            </w:rPr>
          </w:rPrChange>
        </w:rPr>
        <w:pPrChange w:id="962" w:author="Salim Azim ASSANI" w:date="2018-02-14T16:06:00Z">
          <w:pPr>
            <w:shd w:val="clear" w:color="auto" w:fill="FFFFFF"/>
            <w:spacing w:before="100" w:beforeAutospacing="1" w:after="100" w:afterAutospacing="1"/>
            <w:jc w:val="both"/>
          </w:pPr>
        </w:pPrChange>
      </w:pPr>
      <w:ins w:id="963" w:author="Salim Azim ASSANI" w:date="2018-02-14T16:07:00Z">
        <w:r w:rsidRPr="00B32F2C">
          <w:rPr>
            <w:rFonts w:ascii="Arial Narrow" w:eastAsia="Times New Roman" w:hAnsi="Arial Narrow" w:cs="Times New Roman"/>
            <w:b/>
            <w:noProof w:val="0"/>
            <w:color w:val="000000"/>
            <w:sz w:val="28"/>
            <w:szCs w:val="28"/>
            <w:rPrChange w:id="964" w:author="Salim Azim ASSANI" w:date="2018-02-14T16:07:00Z">
              <w:rPr>
                <w:rFonts w:ascii="Arial Narrow" w:eastAsia="Times New Roman" w:hAnsi="Arial Narrow" w:cs="Times New Roman"/>
                <w:noProof w:val="0"/>
                <w:color w:val="000000"/>
                <w:sz w:val="28"/>
                <w:szCs w:val="28"/>
              </w:rPr>
            </w:rPrChange>
          </w:rPr>
          <w:t xml:space="preserve">Partitions cachées et </w:t>
        </w:r>
        <w:proofErr w:type="spellStart"/>
        <w:r w:rsidRPr="00B32F2C">
          <w:rPr>
            <w:rFonts w:ascii="Arial Narrow" w:eastAsia="Times New Roman" w:hAnsi="Arial Narrow" w:cs="Times New Roman"/>
            <w:b/>
            <w:noProof w:val="0"/>
            <w:color w:val="000000"/>
            <w:sz w:val="28"/>
            <w:szCs w:val="28"/>
            <w:rPrChange w:id="965" w:author="Salim Azim ASSANI" w:date="2018-02-14T16:07:00Z">
              <w:rPr>
                <w:rFonts w:ascii="Arial Narrow" w:eastAsia="Times New Roman" w:hAnsi="Arial Narrow" w:cs="Times New Roman"/>
                <w:noProof w:val="0"/>
                <w:color w:val="000000"/>
                <w:sz w:val="28"/>
                <w:szCs w:val="28"/>
              </w:rPr>
            </w:rPrChange>
          </w:rPr>
          <w:t>deni</w:t>
        </w:r>
        <w:proofErr w:type="spellEnd"/>
        <w:r w:rsidRPr="00B32F2C">
          <w:rPr>
            <w:rFonts w:ascii="Arial Narrow" w:eastAsia="Times New Roman" w:hAnsi="Arial Narrow" w:cs="Times New Roman"/>
            <w:b/>
            <w:noProof w:val="0"/>
            <w:color w:val="000000"/>
            <w:sz w:val="28"/>
            <w:szCs w:val="28"/>
            <w:rPrChange w:id="966" w:author="Salim Azim ASSANI" w:date="2018-02-14T16:07:00Z">
              <w:rPr>
                <w:rFonts w:ascii="Arial Narrow" w:eastAsia="Times New Roman" w:hAnsi="Arial Narrow" w:cs="Times New Roman"/>
                <w:noProof w:val="0"/>
                <w:color w:val="000000"/>
                <w:sz w:val="28"/>
                <w:szCs w:val="28"/>
              </w:rPr>
            </w:rPrChange>
          </w:rPr>
          <w:t xml:space="preserve"> plausible</w:t>
        </w:r>
      </w:ins>
    </w:p>
    <w:p w14:paraId="7F3C557C" w14:textId="77777777"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967" w:author="Salim Azim ASSANI" w:date="2018-02-14T15:57:00Z">
            <w:rPr>
              <w:rFonts w:ascii="Times New Roman" w:eastAsia="Times New Roman" w:hAnsi="Times New Roman" w:cs="Times New Roman"/>
              <w:noProof w:val="0"/>
              <w:color w:val="000000"/>
            </w:rPr>
          </w:rPrChange>
        </w:rPr>
      </w:pPr>
      <w:proofErr w:type="spellStart"/>
      <w:r w:rsidRPr="009315CE">
        <w:rPr>
          <w:rFonts w:ascii="Arial Narrow" w:eastAsia="Times New Roman" w:hAnsi="Arial Narrow" w:cs="Times New Roman"/>
          <w:noProof w:val="0"/>
          <w:color w:val="000000"/>
          <w:sz w:val="28"/>
          <w:szCs w:val="28"/>
          <w:rPrChange w:id="968" w:author="Salim Azim ASSANI" w:date="2018-02-14T15:57:00Z">
            <w:rPr>
              <w:rFonts w:ascii="Times New Roman" w:eastAsia="Times New Roman" w:hAnsi="Times New Roman" w:cs="Times New Roman"/>
              <w:noProof w:val="0"/>
              <w:color w:val="000000"/>
            </w:rPr>
          </w:rPrChange>
        </w:rPr>
        <w:t>VeraCrypt</w:t>
      </w:r>
      <w:proofErr w:type="spellEnd"/>
      <w:r w:rsidRPr="009315CE">
        <w:rPr>
          <w:rFonts w:ascii="Arial Narrow" w:eastAsia="Times New Roman" w:hAnsi="Arial Narrow" w:cs="Times New Roman"/>
          <w:noProof w:val="0"/>
          <w:color w:val="000000"/>
          <w:sz w:val="28"/>
          <w:szCs w:val="28"/>
          <w:rPrChange w:id="969" w:author="Salim Azim ASSANI" w:date="2018-02-14T15:57:00Z">
            <w:rPr>
              <w:rFonts w:ascii="Times New Roman" w:eastAsia="Times New Roman" w:hAnsi="Times New Roman" w:cs="Times New Roman"/>
              <w:noProof w:val="0"/>
              <w:color w:val="000000"/>
            </w:rPr>
          </w:rPrChange>
        </w:rPr>
        <w:t> propose de « cacher » les volumes chiffrés qu'il génère. Dans la pratique, il s'agit de placer un élément protégé dans un autre, de plus grande taille mais de manière invisible (à moins d'une analyse complète du disque). La seule manière d'accéder à l'un ou à l'autre étant les éléments de sécurité utilisés, ce qui constitue une sorte de tiroir à double fond pour vos données. Un concept connu sous le nom </w:t>
      </w:r>
      <w:r w:rsidR="00AF635E" w:rsidRPr="009315CE">
        <w:rPr>
          <w:rFonts w:ascii="Arial Narrow" w:hAnsi="Arial Narrow"/>
          <w:sz w:val="28"/>
          <w:szCs w:val="28"/>
          <w:rPrChange w:id="970"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971" w:author="Salim Azim ASSANI" w:date="2018-02-14T15:57:00Z">
            <w:rPr/>
          </w:rPrChange>
        </w:rPr>
        <w:instrText xml:space="preserve"> </w:instrText>
      </w:r>
      <w:r w:rsidR="000C6ADB" w:rsidRPr="009315CE">
        <w:rPr>
          <w:rFonts w:ascii="Arial Narrow" w:hAnsi="Arial Narrow"/>
          <w:sz w:val="28"/>
          <w:szCs w:val="28"/>
          <w:rPrChange w:id="972" w:author="Salim Azim ASSANI" w:date="2018-02-14T15:57:00Z">
            <w:rPr/>
          </w:rPrChange>
        </w:rPr>
        <w:instrText>HYPERLINK</w:instrText>
      </w:r>
      <w:r w:rsidR="00AF635E" w:rsidRPr="009315CE">
        <w:rPr>
          <w:rFonts w:ascii="Arial Narrow" w:hAnsi="Arial Narrow"/>
          <w:sz w:val="28"/>
          <w:szCs w:val="28"/>
          <w:rPrChange w:id="973" w:author="Salim Azim ASSANI" w:date="2018-02-14T15:57:00Z">
            <w:rPr/>
          </w:rPrChange>
        </w:rPr>
        <w:instrText xml:space="preserve"> "https://fr.wikipedia.org/wiki/D%C3%A9ni_plausible_(cryptologie)" \t "_blank" </w:instrText>
      </w:r>
      <w:r w:rsidR="00AF635E" w:rsidRPr="009315CE">
        <w:rPr>
          <w:rFonts w:ascii="Arial Narrow" w:hAnsi="Arial Narrow"/>
          <w:sz w:val="28"/>
          <w:szCs w:val="28"/>
          <w:rPrChange w:id="974"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975" w:author="Salim Azim ASSANI" w:date="2018-02-14T15:57:00Z">
            <w:rPr>
              <w:rFonts w:ascii="Times New Roman" w:eastAsia="Times New Roman" w:hAnsi="Times New Roman" w:cs="Times New Roman"/>
              <w:noProof w:val="0"/>
              <w:color w:val="EA8212"/>
            </w:rPr>
          </w:rPrChange>
        </w:rPr>
        <w:t>de déni plausible</w:t>
      </w:r>
      <w:r w:rsidR="00AF635E" w:rsidRPr="009315CE">
        <w:rPr>
          <w:rFonts w:ascii="Arial Narrow" w:eastAsia="Times New Roman" w:hAnsi="Arial Narrow" w:cs="Times New Roman"/>
          <w:noProof w:val="0"/>
          <w:color w:val="EA8212"/>
          <w:sz w:val="28"/>
          <w:szCs w:val="28"/>
          <w:rPrChange w:id="976"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977" w:author="Salim Azim ASSANI" w:date="2018-02-14T15:57:00Z">
            <w:rPr>
              <w:rFonts w:ascii="Times New Roman" w:eastAsia="Times New Roman" w:hAnsi="Times New Roman" w:cs="Times New Roman"/>
              <w:noProof w:val="0"/>
              <w:color w:val="000000"/>
            </w:rPr>
          </w:rPrChange>
        </w:rPr>
        <w:t>.</w:t>
      </w:r>
    </w:p>
    <w:p w14:paraId="48A87546" w14:textId="35809AAC"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978" w:author="Salim Azim ASSANI" w:date="2018-02-14T15:57:00Z">
            <w:rPr>
              <w:rFonts w:ascii="Times New Roman" w:eastAsia="Times New Roman" w:hAnsi="Times New Roman" w:cs="Times New Roman"/>
              <w:noProof w:val="0"/>
              <w:color w:val="000000"/>
            </w:rPr>
          </w:rPrChange>
        </w:rPr>
      </w:pPr>
      <w:r w:rsidRPr="009315CE">
        <w:rPr>
          <w:rFonts w:ascii="Arial Narrow" w:eastAsia="Times New Roman" w:hAnsi="Arial Narrow" w:cs="Times New Roman"/>
          <w:noProof w:val="0"/>
          <w:color w:val="000000"/>
          <w:sz w:val="28"/>
          <w:szCs w:val="28"/>
          <w:rPrChange w:id="979" w:author="Salim Azim ASSANI" w:date="2018-02-14T15:57:00Z">
            <w:rPr>
              <w:rFonts w:ascii="Times New Roman" w:eastAsia="Times New Roman" w:hAnsi="Times New Roman" w:cs="Times New Roman"/>
              <w:noProof w:val="0"/>
              <w:color w:val="000000"/>
            </w:rPr>
          </w:rPrChange>
        </w:rPr>
        <w:t>Pour créer un conteneur caché, deux possibilités</w:t>
      </w:r>
      <w:ins w:id="980" w:author="Niavo1" w:date="2018-03-12T11:10:00Z">
        <w:r w:rsidR="00C5654E">
          <w:rPr>
            <w:rFonts w:ascii="Arial Narrow" w:eastAsia="Times New Roman" w:hAnsi="Arial Narrow" w:cs="Times New Roman"/>
            <w:noProof w:val="0"/>
            <w:color w:val="000000"/>
            <w:sz w:val="28"/>
            <w:szCs w:val="28"/>
          </w:rPr>
          <w:t xml:space="preserve"> </w:t>
        </w:r>
      </w:ins>
      <w:ins w:id="981" w:author="Niavo1" w:date="2018-03-12T11:09:00Z">
        <w:r w:rsidR="00C5654E">
          <w:rPr>
            <w:rFonts w:ascii="Arial Narrow" w:eastAsia="Times New Roman" w:hAnsi="Arial Narrow" w:cs="Times New Roman"/>
            <w:noProof w:val="0"/>
            <w:color w:val="000000"/>
            <w:sz w:val="28"/>
            <w:szCs w:val="28"/>
          </w:rPr>
          <w:t>s’offrent à vous</w:t>
        </w:r>
      </w:ins>
      <w:r w:rsidRPr="009315CE">
        <w:rPr>
          <w:rFonts w:ascii="Arial Narrow" w:eastAsia="Times New Roman" w:hAnsi="Arial Narrow" w:cs="Times New Roman"/>
          <w:noProof w:val="0"/>
          <w:color w:val="000000"/>
          <w:sz w:val="28"/>
          <w:szCs w:val="28"/>
          <w:rPrChange w:id="982" w:author="Salim Azim ASSANI" w:date="2018-02-14T15:57:00Z">
            <w:rPr>
              <w:rFonts w:ascii="Times New Roman" w:eastAsia="Times New Roman" w:hAnsi="Times New Roman" w:cs="Times New Roman"/>
              <w:noProof w:val="0"/>
              <w:color w:val="000000"/>
            </w:rPr>
          </w:rPrChange>
        </w:rPr>
        <w:t xml:space="preserve"> : le faire au sein d'un conteneur </w:t>
      </w:r>
      <w:proofErr w:type="spellStart"/>
      <w:r w:rsidRPr="009315CE">
        <w:rPr>
          <w:rFonts w:ascii="Arial Narrow" w:eastAsia="Times New Roman" w:hAnsi="Arial Narrow" w:cs="Times New Roman"/>
          <w:noProof w:val="0"/>
          <w:color w:val="000000"/>
          <w:sz w:val="28"/>
          <w:szCs w:val="28"/>
          <w:rPrChange w:id="983" w:author="Salim Azim ASSANI" w:date="2018-02-14T15:57:00Z">
            <w:rPr>
              <w:rFonts w:ascii="Times New Roman" w:eastAsia="Times New Roman" w:hAnsi="Times New Roman" w:cs="Times New Roman"/>
              <w:noProof w:val="0"/>
              <w:color w:val="000000"/>
            </w:rPr>
          </w:rPrChange>
        </w:rPr>
        <w:t>VeraCrypt</w:t>
      </w:r>
      <w:proofErr w:type="spellEnd"/>
      <w:r w:rsidRPr="009315CE">
        <w:rPr>
          <w:rFonts w:ascii="Arial Narrow" w:eastAsia="Times New Roman" w:hAnsi="Arial Narrow" w:cs="Times New Roman"/>
          <w:noProof w:val="0"/>
          <w:color w:val="000000"/>
          <w:sz w:val="28"/>
          <w:szCs w:val="28"/>
          <w:rPrChange w:id="984" w:author="Salim Azim ASSANI" w:date="2018-02-14T15:57:00Z">
            <w:rPr>
              <w:rFonts w:ascii="Times New Roman" w:eastAsia="Times New Roman" w:hAnsi="Times New Roman" w:cs="Times New Roman"/>
              <w:noProof w:val="0"/>
              <w:color w:val="000000"/>
            </w:rPr>
          </w:rPrChange>
        </w:rPr>
        <w:t> déjà existant (mode direct) ou suivre une procédure entièrement automatisée (mode normal). Dans ce second cas, l'application vous guidera dans la création du conteneur principal puis du conteneur caché.</w:t>
      </w:r>
    </w:p>
    <w:p w14:paraId="01A7E8C2" w14:textId="77777777"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985" w:author="Salim Azim ASSANI" w:date="2018-02-14T15:57:00Z">
            <w:rPr>
              <w:rFonts w:ascii="Times New Roman" w:eastAsia="Times New Roman" w:hAnsi="Times New Roman" w:cs="Times New Roman"/>
              <w:noProof w:val="0"/>
              <w:color w:val="000000"/>
            </w:rPr>
          </w:rPrChange>
        </w:rPr>
      </w:pPr>
      <w:r w:rsidRPr="009315CE">
        <w:rPr>
          <w:rFonts w:ascii="Arial Narrow" w:eastAsia="Times New Roman" w:hAnsi="Arial Narrow" w:cs="Times New Roman"/>
          <w:noProof w:val="0"/>
          <w:color w:val="000000"/>
          <w:sz w:val="28"/>
          <w:szCs w:val="28"/>
          <w:rPrChange w:id="986" w:author="Salim Azim ASSANI" w:date="2018-02-14T15:57:00Z">
            <w:rPr>
              <w:rFonts w:ascii="Times New Roman" w:eastAsia="Times New Roman" w:hAnsi="Times New Roman" w:cs="Times New Roman"/>
              <w:noProof w:val="0"/>
              <w:color w:val="000000"/>
            </w:rPr>
          </w:rPrChange>
        </w:rPr>
        <w:lastRenderedPageBreak/>
        <w:t>Pour rappel, le second devra forcément être de plus petite taille. On peut ainsi placer des fichiers dans le conteneur principal qui peuvent paraitre crédible, puis les données que l'on veut protéger dans le conteneur caché. </w:t>
      </w:r>
    </w:p>
    <w:p w14:paraId="2199044A" w14:textId="77777777" w:rsidR="004B74F4" w:rsidRPr="009315CE" w:rsidRDefault="004B74F4" w:rsidP="004B74F4">
      <w:pPr>
        <w:shd w:val="clear" w:color="auto" w:fill="FFFFFF"/>
        <w:spacing w:before="100" w:beforeAutospacing="1" w:after="100" w:afterAutospacing="1"/>
        <w:jc w:val="center"/>
        <w:rPr>
          <w:rFonts w:ascii="Arial Narrow" w:eastAsia="Times New Roman" w:hAnsi="Arial Narrow" w:cs="Segoe UI"/>
          <w:noProof w:val="0"/>
          <w:color w:val="000000"/>
          <w:sz w:val="28"/>
          <w:szCs w:val="28"/>
          <w:lang w:val="en-US"/>
          <w:rPrChange w:id="987" w:author="Salim Azim ASSANI" w:date="2018-02-14T15:57:00Z">
            <w:rPr>
              <w:rFonts w:ascii="Segoe UI" w:eastAsia="Times New Roman" w:hAnsi="Segoe UI" w:cs="Segoe UI"/>
              <w:noProof w:val="0"/>
              <w:color w:val="000000"/>
              <w:sz w:val="23"/>
              <w:szCs w:val="23"/>
              <w:lang w:val="en-US"/>
            </w:rPr>
          </w:rPrChange>
        </w:rPr>
      </w:pPr>
      <w:r w:rsidRPr="009315CE">
        <w:rPr>
          <w:rFonts w:ascii="Arial Narrow" w:eastAsia="Times New Roman" w:hAnsi="Arial Narrow" w:cs="Segoe UI"/>
          <w:color w:val="000000"/>
          <w:sz w:val="28"/>
          <w:szCs w:val="28"/>
          <w:lang w:eastAsia="fr-FR"/>
          <w:rPrChange w:id="988" w:author="Salim Azim ASSANI" w:date="2018-02-14T15:57:00Z">
            <w:rPr>
              <w:rFonts w:ascii="Segoe UI" w:eastAsia="Times New Roman" w:hAnsi="Segoe UI" w:cs="Segoe UI"/>
              <w:color w:val="000000"/>
              <w:sz w:val="23"/>
              <w:szCs w:val="23"/>
              <w:lang w:eastAsia="fr-FR"/>
            </w:rPr>
          </w:rPrChange>
        </w:rPr>
        <w:drawing>
          <wp:inline distT="0" distB="0" distL="0" distR="0" wp14:anchorId="2258425A" wp14:editId="1E6F9BF2">
            <wp:extent cx="4191635" cy="2849759"/>
            <wp:effectExtent l="0" t="0" r="0" b="0"/>
            <wp:docPr id="17" name="Picture 17" descr="VeraCrypt Partition cach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Crypt Partition caché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5173" cy="2852164"/>
                    </a:xfrm>
                    <a:prstGeom prst="rect">
                      <a:avLst/>
                    </a:prstGeom>
                    <a:noFill/>
                    <a:ln>
                      <a:noFill/>
                    </a:ln>
                  </pic:spPr>
                </pic:pic>
              </a:graphicData>
            </a:graphic>
          </wp:inline>
        </w:drawing>
      </w:r>
    </w:p>
    <w:p w14:paraId="06464C00" w14:textId="2AB5C7C6" w:rsidR="004B74F4" w:rsidRPr="00B32F2C" w:rsidRDefault="004B74F4">
      <w:pPr>
        <w:pStyle w:val="Paragraphedeliste"/>
        <w:numPr>
          <w:ilvl w:val="0"/>
          <w:numId w:val="9"/>
        </w:numPr>
        <w:shd w:val="clear" w:color="auto" w:fill="FFFFFF"/>
        <w:spacing w:before="100" w:beforeAutospacing="1" w:after="100" w:afterAutospacing="1"/>
        <w:jc w:val="both"/>
        <w:rPr>
          <w:rFonts w:ascii="Arial Narrow" w:eastAsia="Times New Roman" w:hAnsi="Arial Narrow" w:cs="Times New Roman"/>
          <w:b/>
          <w:noProof w:val="0"/>
          <w:color w:val="000000"/>
          <w:sz w:val="28"/>
          <w:szCs w:val="28"/>
          <w:rPrChange w:id="989" w:author="Salim Azim ASSANI" w:date="2018-02-14T16:08:00Z">
            <w:rPr>
              <w:rFonts w:ascii="Times New Roman" w:eastAsia="Times New Roman" w:hAnsi="Times New Roman" w:cs="Times New Roman"/>
              <w:noProof w:val="0"/>
              <w:color w:val="000000"/>
            </w:rPr>
          </w:rPrChange>
        </w:rPr>
        <w:pPrChange w:id="990" w:author="Salim Azim ASSANI" w:date="2018-02-14T16:08:00Z">
          <w:pPr>
            <w:numPr>
              <w:numId w:val="8"/>
            </w:numPr>
            <w:shd w:val="clear" w:color="auto" w:fill="FFFFFF"/>
            <w:tabs>
              <w:tab w:val="num" w:pos="720"/>
            </w:tabs>
            <w:spacing w:before="100" w:beforeAutospacing="1" w:after="100" w:afterAutospacing="1"/>
            <w:ind w:left="720" w:hanging="360"/>
            <w:jc w:val="both"/>
          </w:pPr>
        </w:pPrChange>
      </w:pPr>
      <w:r w:rsidRPr="00B32F2C">
        <w:rPr>
          <w:rFonts w:ascii="Arial Narrow" w:eastAsia="Times New Roman" w:hAnsi="Arial Narrow" w:cs="Times New Roman"/>
          <w:b/>
          <w:bCs/>
          <w:noProof w:val="0"/>
          <w:color w:val="000000"/>
          <w:sz w:val="28"/>
          <w:szCs w:val="28"/>
          <w:rPrChange w:id="991" w:author="Salim Azim ASSANI" w:date="2018-02-14T16:08:00Z">
            <w:rPr>
              <w:rFonts w:ascii="Times New Roman" w:eastAsia="Times New Roman" w:hAnsi="Times New Roman" w:cs="Times New Roman"/>
              <w:b/>
              <w:bCs/>
              <w:noProof w:val="0"/>
              <w:color w:val="000000"/>
            </w:rPr>
          </w:rPrChange>
        </w:rPr>
        <w:t>Peut-on stocker un conteneur chiffré dans le « cloud » ?</w:t>
      </w:r>
    </w:p>
    <w:p w14:paraId="51DE550F" w14:textId="77777777"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992" w:author="Salim Azim ASSANI" w:date="2018-02-14T15:57:00Z">
            <w:rPr>
              <w:rFonts w:ascii="Times New Roman" w:eastAsia="Times New Roman" w:hAnsi="Times New Roman" w:cs="Times New Roman"/>
              <w:noProof w:val="0"/>
              <w:color w:val="000000"/>
            </w:rPr>
          </w:rPrChange>
        </w:rPr>
      </w:pPr>
      <w:r w:rsidRPr="009315CE">
        <w:rPr>
          <w:rFonts w:ascii="Arial Narrow" w:eastAsia="Times New Roman" w:hAnsi="Arial Narrow" w:cs="Times New Roman"/>
          <w:noProof w:val="0"/>
          <w:color w:val="000000"/>
          <w:sz w:val="28"/>
          <w:szCs w:val="28"/>
          <w:rPrChange w:id="993" w:author="Salim Azim ASSANI" w:date="2018-02-14T15:57:00Z">
            <w:rPr>
              <w:rFonts w:ascii="Times New Roman" w:eastAsia="Times New Roman" w:hAnsi="Times New Roman" w:cs="Times New Roman"/>
              <w:noProof w:val="0"/>
              <w:color w:val="000000"/>
            </w:rPr>
          </w:rPrChange>
        </w:rPr>
        <w:t>La plupart du temps, il n'est pas conseillé de stocker des conteneurs tels que ceux générés par </w:t>
      </w:r>
      <w:proofErr w:type="spellStart"/>
      <w:r w:rsidRPr="009315CE">
        <w:rPr>
          <w:rFonts w:ascii="Arial Narrow" w:eastAsia="Times New Roman" w:hAnsi="Arial Narrow" w:cs="Times New Roman"/>
          <w:noProof w:val="0"/>
          <w:color w:val="000000"/>
          <w:sz w:val="28"/>
          <w:szCs w:val="28"/>
          <w:rPrChange w:id="994" w:author="Salim Azim ASSANI" w:date="2018-02-14T15:57:00Z">
            <w:rPr>
              <w:rFonts w:ascii="Times New Roman" w:eastAsia="Times New Roman" w:hAnsi="Times New Roman" w:cs="Times New Roman"/>
              <w:noProof w:val="0"/>
              <w:color w:val="000000"/>
            </w:rPr>
          </w:rPrChange>
        </w:rPr>
        <w:t>VeraCrypt</w:t>
      </w:r>
      <w:proofErr w:type="spellEnd"/>
      <w:r w:rsidRPr="009315CE">
        <w:rPr>
          <w:rFonts w:ascii="Arial Narrow" w:eastAsia="Times New Roman" w:hAnsi="Arial Narrow" w:cs="Times New Roman"/>
          <w:noProof w:val="0"/>
          <w:color w:val="000000"/>
          <w:sz w:val="28"/>
          <w:szCs w:val="28"/>
          <w:rPrChange w:id="995" w:author="Salim Azim ASSANI" w:date="2018-02-14T15:57:00Z">
            <w:rPr>
              <w:rFonts w:ascii="Times New Roman" w:eastAsia="Times New Roman" w:hAnsi="Times New Roman" w:cs="Times New Roman"/>
              <w:noProof w:val="0"/>
              <w:color w:val="000000"/>
            </w:rPr>
          </w:rPrChange>
        </w:rPr>
        <w:t> dans des services de stockage en ligne et d'utiliser plutôt des outils tels que </w:t>
      </w:r>
      <w:proofErr w:type="spellStart"/>
      <w:r w:rsidR="00AF635E" w:rsidRPr="009315CE">
        <w:rPr>
          <w:rFonts w:ascii="Arial Narrow" w:hAnsi="Arial Narrow"/>
          <w:sz w:val="28"/>
          <w:szCs w:val="28"/>
          <w:rPrChange w:id="996"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997" w:author="Salim Azim ASSANI" w:date="2018-02-14T15:57:00Z">
            <w:rPr/>
          </w:rPrChange>
        </w:rPr>
        <w:instrText xml:space="preserve"> </w:instrText>
      </w:r>
      <w:r w:rsidR="000C6ADB" w:rsidRPr="009315CE">
        <w:rPr>
          <w:rFonts w:ascii="Arial Narrow" w:hAnsi="Arial Narrow"/>
          <w:sz w:val="28"/>
          <w:szCs w:val="28"/>
          <w:rPrChange w:id="998" w:author="Salim Azim ASSANI" w:date="2018-02-14T15:57:00Z">
            <w:rPr/>
          </w:rPrChange>
        </w:rPr>
        <w:instrText>HYPERLINK</w:instrText>
      </w:r>
      <w:r w:rsidR="00AF635E" w:rsidRPr="009315CE">
        <w:rPr>
          <w:rFonts w:ascii="Arial Narrow" w:hAnsi="Arial Narrow"/>
          <w:sz w:val="28"/>
          <w:szCs w:val="28"/>
          <w:rPrChange w:id="999" w:author="Salim Azim ASSANI" w:date="2018-02-14T15:57:00Z">
            <w:rPr/>
          </w:rPrChange>
        </w:rPr>
        <w:instrText xml:space="preserve"> "https://www.boxcryptor.com/fr" \t "_blank" </w:instrText>
      </w:r>
      <w:r w:rsidR="00AF635E" w:rsidRPr="009315CE">
        <w:rPr>
          <w:rFonts w:ascii="Arial Narrow" w:hAnsi="Arial Narrow"/>
          <w:sz w:val="28"/>
          <w:szCs w:val="28"/>
          <w:rPrChange w:id="1000"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1001" w:author="Salim Azim ASSANI" w:date="2018-02-14T15:57:00Z">
            <w:rPr>
              <w:rFonts w:ascii="Times New Roman" w:eastAsia="Times New Roman" w:hAnsi="Times New Roman" w:cs="Times New Roman"/>
              <w:noProof w:val="0"/>
              <w:color w:val="EA8212"/>
            </w:rPr>
          </w:rPrChange>
        </w:rPr>
        <w:t>BoxCryptor</w:t>
      </w:r>
      <w:proofErr w:type="spellEnd"/>
      <w:r w:rsidRPr="009315CE">
        <w:rPr>
          <w:rFonts w:ascii="Arial Narrow" w:eastAsia="Times New Roman" w:hAnsi="Arial Narrow" w:cs="Times New Roman"/>
          <w:noProof w:val="0"/>
          <w:color w:val="EA8212"/>
          <w:sz w:val="28"/>
          <w:szCs w:val="28"/>
          <w:rPrChange w:id="1002" w:author="Salim Azim ASSANI" w:date="2018-02-14T15:57:00Z">
            <w:rPr>
              <w:rFonts w:ascii="Times New Roman" w:eastAsia="Times New Roman" w:hAnsi="Times New Roman" w:cs="Times New Roman"/>
              <w:noProof w:val="0"/>
              <w:color w:val="EA8212"/>
            </w:rPr>
          </w:rPrChange>
        </w:rPr>
        <w:t> </w:t>
      </w:r>
      <w:r w:rsidR="00AF635E" w:rsidRPr="009315CE">
        <w:rPr>
          <w:rFonts w:ascii="Arial Narrow" w:eastAsia="Times New Roman" w:hAnsi="Arial Narrow" w:cs="Times New Roman"/>
          <w:noProof w:val="0"/>
          <w:color w:val="EA8212"/>
          <w:sz w:val="28"/>
          <w:szCs w:val="28"/>
          <w:rPrChange w:id="1003"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1004" w:author="Salim Azim ASSANI" w:date="2018-02-14T15:57:00Z">
            <w:rPr>
              <w:rFonts w:ascii="Times New Roman" w:eastAsia="Times New Roman" w:hAnsi="Times New Roman" w:cs="Times New Roman"/>
              <w:noProof w:val="0"/>
              <w:color w:val="000000"/>
            </w:rPr>
          </w:rPrChange>
        </w:rPr>
        <w:t>ou </w:t>
      </w:r>
      <w:proofErr w:type="spellStart"/>
      <w:r w:rsidR="00AF635E" w:rsidRPr="009315CE">
        <w:rPr>
          <w:rFonts w:ascii="Arial Narrow" w:hAnsi="Arial Narrow"/>
          <w:sz w:val="28"/>
          <w:szCs w:val="28"/>
          <w:rPrChange w:id="1005"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1006" w:author="Salim Azim ASSANI" w:date="2018-02-14T15:57:00Z">
            <w:rPr/>
          </w:rPrChange>
        </w:rPr>
        <w:instrText xml:space="preserve"> </w:instrText>
      </w:r>
      <w:r w:rsidR="000C6ADB" w:rsidRPr="009315CE">
        <w:rPr>
          <w:rFonts w:ascii="Arial Narrow" w:hAnsi="Arial Narrow"/>
          <w:sz w:val="28"/>
          <w:szCs w:val="28"/>
          <w:rPrChange w:id="1007" w:author="Salim Azim ASSANI" w:date="2018-02-14T15:57:00Z">
            <w:rPr/>
          </w:rPrChange>
        </w:rPr>
        <w:instrText>HYPERLINK</w:instrText>
      </w:r>
      <w:r w:rsidR="00AF635E" w:rsidRPr="009315CE">
        <w:rPr>
          <w:rFonts w:ascii="Arial Narrow" w:hAnsi="Arial Narrow"/>
          <w:sz w:val="28"/>
          <w:szCs w:val="28"/>
          <w:rPrChange w:id="1008" w:author="Salim Azim ASSANI" w:date="2018-02-14T15:57:00Z">
            <w:rPr/>
          </w:rPrChange>
        </w:rPr>
        <w:instrText xml:space="preserve"> "https://cryptomator.org/" \t "_blank" </w:instrText>
      </w:r>
      <w:r w:rsidR="00AF635E" w:rsidRPr="009315CE">
        <w:rPr>
          <w:rFonts w:ascii="Arial Narrow" w:hAnsi="Arial Narrow"/>
          <w:sz w:val="28"/>
          <w:szCs w:val="28"/>
          <w:rPrChange w:id="1009"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1010" w:author="Salim Azim ASSANI" w:date="2018-02-14T15:57:00Z">
            <w:rPr>
              <w:rFonts w:ascii="Times New Roman" w:eastAsia="Times New Roman" w:hAnsi="Times New Roman" w:cs="Times New Roman"/>
              <w:noProof w:val="0"/>
              <w:color w:val="EA8212"/>
            </w:rPr>
          </w:rPrChange>
        </w:rPr>
        <w:t>Cryptomator</w:t>
      </w:r>
      <w:proofErr w:type="spellEnd"/>
      <w:r w:rsidR="00AF635E" w:rsidRPr="009315CE">
        <w:rPr>
          <w:rFonts w:ascii="Arial Narrow" w:eastAsia="Times New Roman" w:hAnsi="Arial Narrow" w:cs="Times New Roman"/>
          <w:noProof w:val="0"/>
          <w:color w:val="EA8212"/>
          <w:sz w:val="28"/>
          <w:szCs w:val="28"/>
          <w:rPrChange w:id="1011"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1012" w:author="Salim Azim ASSANI" w:date="2018-02-14T15:57:00Z">
            <w:rPr>
              <w:rFonts w:ascii="Times New Roman" w:eastAsia="Times New Roman" w:hAnsi="Times New Roman" w:cs="Times New Roman"/>
              <w:noProof w:val="0"/>
              <w:color w:val="000000"/>
            </w:rPr>
          </w:rPrChange>
        </w:rPr>
        <w:t> qui sont prévus à cet effet et chiffrent les données fichier par fichier.</w:t>
      </w:r>
    </w:p>
    <w:p w14:paraId="5971F35B" w14:textId="77777777" w:rsidR="004B74F4" w:rsidRPr="009315CE" w:rsidRDefault="004B74F4" w:rsidP="004B74F4">
      <w:pPr>
        <w:shd w:val="clear" w:color="auto" w:fill="FFFFFF"/>
        <w:spacing w:before="100" w:beforeAutospacing="1" w:after="100" w:afterAutospacing="1"/>
        <w:jc w:val="both"/>
        <w:rPr>
          <w:rFonts w:ascii="Arial Narrow" w:eastAsia="Times New Roman" w:hAnsi="Arial Narrow" w:cs="Times New Roman"/>
          <w:noProof w:val="0"/>
          <w:color w:val="000000"/>
          <w:sz w:val="28"/>
          <w:szCs w:val="28"/>
          <w:rPrChange w:id="1013" w:author="Salim Azim ASSANI" w:date="2018-02-14T15:57:00Z">
            <w:rPr>
              <w:rFonts w:ascii="Times New Roman" w:eastAsia="Times New Roman" w:hAnsi="Times New Roman" w:cs="Times New Roman"/>
              <w:noProof w:val="0"/>
              <w:color w:val="000000"/>
            </w:rPr>
          </w:rPrChange>
        </w:rPr>
      </w:pPr>
      <w:r w:rsidRPr="009315CE">
        <w:rPr>
          <w:rFonts w:ascii="Arial Narrow" w:eastAsia="Times New Roman" w:hAnsi="Arial Narrow" w:cs="Times New Roman"/>
          <w:noProof w:val="0"/>
          <w:color w:val="000000"/>
          <w:sz w:val="28"/>
          <w:szCs w:val="28"/>
          <w:rPrChange w:id="1014" w:author="Salim Azim ASSANI" w:date="2018-02-14T15:57:00Z">
            <w:rPr>
              <w:rFonts w:ascii="Times New Roman" w:eastAsia="Times New Roman" w:hAnsi="Times New Roman" w:cs="Times New Roman"/>
              <w:noProof w:val="0"/>
              <w:color w:val="000000"/>
            </w:rPr>
          </w:rPrChange>
        </w:rPr>
        <w:t>Les conteneurs </w:t>
      </w:r>
      <w:proofErr w:type="spellStart"/>
      <w:r w:rsidR="00AF635E" w:rsidRPr="009315CE">
        <w:rPr>
          <w:rFonts w:ascii="Arial Narrow" w:hAnsi="Arial Narrow"/>
          <w:sz w:val="28"/>
          <w:szCs w:val="28"/>
          <w:rPrChange w:id="1015"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1016" w:author="Salim Azim ASSANI" w:date="2018-02-14T15:57:00Z">
            <w:rPr/>
          </w:rPrChange>
        </w:rPr>
        <w:instrText xml:space="preserve"> </w:instrText>
      </w:r>
      <w:r w:rsidR="000C6ADB" w:rsidRPr="009315CE">
        <w:rPr>
          <w:rFonts w:ascii="Arial Narrow" w:hAnsi="Arial Narrow"/>
          <w:sz w:val="28"/>
          <w:szCs w:val="28"/>
          <w:rPrChange w:id="1017" w:author="Salim Azim ASSANI" w:date="2018-02-14T15:57:00Z">
            <w:rPr/>
          </w:rPrChange>
        </w:rPr>
        <w:instrText>HYPERLINK</w:instrText>
      </w:r>
      <w:r w:rsidR="00AF635E" w:rsidRPr="009315CE">
        <w:rPr>
          <w:rFonts w:ascii="Arial Narrow" w:hAnsi="Arial Narrow"/>
          <w:sz w:val="28"/>
          <w:szCs w:val="28"/>
          <w:rPrChange w:id="1018" w:author="Salim Azim ASSANI" w:date="2018-02-14T15:57:00Z">
            <w:rPr/>
          </w:rPrChange>
        </w:rPr>
        <w:instrText xml:space="preserve"> "http://www.nextinpact.com/recherche?_search=VeraCrypt&amp;RubriqueId=&amp;Author=&amp;OrderType=date&amp;DateStartPeriod=&amp;DateEndPeriod=&amp;ListTypeContent.actus_view=true&amp;ListTypeContent.dossiers_view=true&amp;ListTypeContent.bonsplans_view=true&amp;ListTypeContent.archives_view=true" \t "_blank" </w:instrText>
      </w:r>
      <w:r w:rsidR="00AF635E" w:rsidRPr="009315CE">
        <w:rPr>
          <w:rFonts w:ascii="Arial Narrow" w:hAnsi="Arial Narrow"/>
          <w:sz w:val="28"/>
          <w:szCs w:val="28"/>
          <w:rPrChange w:id="1019"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1020" w:author="Salim Azim ASSANI" w:date="2018-02-14T15:57:00Z">
            <w:rPr>
              <w:rFonts w:ascii="Times New Roman" w:eastAsia="Times New Roman" w:hAnsi="Times New Roman" w:cs="Times New Roman"/>
              <w:noProof w:val="0"/>
              <w:color w:val="EA8212"/>
            </w:rPr>
          </w:rPrChange>
        </w:rPr>
        <w:t>VeraCrypt</w:t>
      </w:r>
      <w:proofErr w:type="spellEnd"/>
      <w:r w:rsidR="00AF635E" w:rsidRPr="009315CE">
        <w:rPr>
          <w:rFonts w:ascii="Arial Narrow" w:eastAsia="Times New Roman" w:hAnsi="Arial Narrow" w:cs="Times New Roman"/>
          <w:noProof w:val="0"/>
          <w:color w:val="EA8212"/>
          <w:sz w:val="28"/>
          <w:szCs w:val="28"/>
          <w:rPrChange w:id="1021"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1022" w:author="Salim Azim ASSANI" w:date="2018-02-14T15:57:00Z">
            <w:rPr>
              <w:rFonts w:ascii="Times New Roman" w:eastAsia="Times New Roman" w:hAnsi="Times New Roman" w:cs="Times New Roman"/>
              <w:noProof w:val="0"/>
              <w:color w:val="000000"/>
            </w:rPr>
          </w:rPrChange>
        </w:rPr>
        <w:t xml:space="preserve"> prennent en effet la forme d'un fichier unique et la modification du moindre élément implique le besoin d'un nouvel </w:t>
      </w:r>
      <w:proofErr w:type="spellStart"/>
      <w:r w:rsidRPr="009315CE">
        <w:rPr>
          <w:rFonts w:ascii="Arial Narrow" w:eastAsia="Times New Roman" w:hAnsi="Arial Narrow" w:cs="Times New Roman"/>
          <w:noProof w:val="0"/>
          <w:color w:val="000000"/>
          <w:sz w:val="28"/>
          <w:szCs w:val="28"/>
          <w:rPrChange w:id="1023" w:author="Salim Azim ASSANI" w:date="2018-02-14T15:57:00Z">
            <w:rPr>
              <w:rFonts w:ascii="Times New Roman" w:eastAsia="Times New Roman" w:hAnsi="Times New Roman" w:cs="Times New Roman"/>
              <w:noProof w:val="0"/>
              <w:color w:val="000000"/>
            </w:rPr>
          </w:rPrChange>
        </w:rPr>
        <w:t>upload</w:t>
      </w:r>
      <w:proofErr w:type="spellEnd"/>
      <w:r w:rsidRPr="009315CE">
        <w:rPr>
          <w:rFonts w:ascii="Arial Narrow" w:eastAsia="Times New Roman" w:hAnsi="Arial Narrow" w:cs="Times New Roman"/>
          <w:noProof w:val="0"/>
          <w:color w:val="000000"/>
          <w:sz w:val="28"/>
          <w:szCs w:val="28"/>
          <w:rPrChange w:id="1024" w:author="Salim Azim ASSANI" w:date="2018-02-14T15:57:00Z">
            <w:rPr>
              <w:rFonts w:ascii="Times New Roman" w:eastAsia="Times New Roman" w:hAnsi="Times New Roman" w:cs="Times New Roman"/>
              <w:noProof w:val="0"/>
              <w:color w:val="000000"/>
            </w:rPr>
          </w:rPrChange>
        </w:rPr>
        <w:t xml:space="preserve"> complet. Ce n'est néanmoins pas le cas avec certains services qui proposent la synchronisation différentielle et analysent l'évolution des fichiers dans le détail. Ainsi, ils n'envoient que les différences relevées. C'est notamment </w:t>
      </w:r>
      <w:r w:rsidR="00AF635E" w:rsidRPr="009315CE">
        <w:rPr>
          <w:rFonts w:ascii="Arial Narrow" w:hAnsi="Arial Narrow"/>
          <w:sz w:val="28"/>
          <w:szCs w:val="28"/>
          <w:rPrChange w:id="1025" w:author="Salim Azim ASSANI" w:date="2018-02-14T15:57:00Z">
            <w:rPr>
              <w:rFonts w:ascii="Times New Roman" w:eastAsia="Times New Roman" w:hAnsi="Times New Roman" w:cs="Times New Roman"/>
              <w:noProof w:val="0"/>
              <w:color w:val="EA8212"/>
            </w:rPr>
          </w:rPrChange>
        </w:rPr>
        <w:fldChar w:fldCharType="begin"/>
      </w:r>
      <w:r w:rsidR="00AF635E" w:rsidRPr="009315CE">
        <w:rPr>
          <w:rFonts w:ascii="Arial Narrow" w:hAnsi="Arial Narrow"/>
          <w:sz w:val="28"/>
          <w:szCs w:val="28"/>
          <w:rPrChange w:id="1026" w:author="Salim Azim ASSANI" w:date="2018-02-14T15:57:00Z">
            <w:rPr/>
          </w:rPrChange>
        </w:rPr>
        <w:instrText xml:space="preserve"> </w:instrText>
      </w:r>
      <w:r w:rsidR="000C6ADB" w:rsidRPr="009315CE">
        <w:rPr>
          <w:rFonts w:ascii="Arial Narrow" w:hAnsi="Arial Narrow"/>
          <w:sz w:val="28"/>
          <w:szCs w:val="28"/>
          <w:rPrChange w:id="1027" w:author="Salim Azim ASSANI" w:date="2018-02-14T15:57:00Z">
            <w:rPr/>
          </w:rPrChange>
        </w:rPr>
        <w:instrText>HYPERLINK</w:instrText>
      </w:r>
      <w:r w:rsidR="00AF635E" w:rsidRPr="009315CE">
        <w:rPr>
          <w:rFonts w:ascii="Arial Narrow" w:hAnsi="Arial Narrow"/>
          <w:sz w:val="28"/>
          <w:szCs w:val="28"/>
          <w:rPrChange w:id="1028" w:author="Salim Azim ASSANI" w:date="2018-02-14T15:57:00Z">
            <w:rPr/>
          </w:rPrChange>
        </w:rPr>
        <w:instrText xml:space="preserve"> "https://www.dropbox.com/help/8" \t "_blank" </w:instrText>
      </w:r>
      <w:r w:rsidR="00AF635E" w:rsidRPr="009315CE">
        <w:rPr>
          <w:rFonts w:ascii="Arial Narrow" w:hAnsi="Arial Narrow"/>
          <w:sz w:val="28"/>
          <w:szCs w:val="28"/>
          <w:rPrChange w:id="1029" w:author="Salim Azim ASSANI" w:date="2018-02-14T15:57:00Z">
            <w:rPr>
              <w:rFonts w:ascii="Times New Roman" w:eastAsia="Times New Roman" w:hAnsi="Times New Roman" w:cs="Times New Roman"/>
              <w:noProof w:val="0"/>
              <w:color w:val="EA8212"/>
            </w:rPr>
          </w:rPrChange>
        </w:rPr>
        <w:fldChar w:fldCharType="separate"/>
      </w:r>
      <w:r w:rsidRPr="009315CE">
        <w:rPr>
          <w:rFonts w:ascii="Arial Narrow" w:eastAsia="Times New Roman" w:hAnsi="Arial Narrow" w:cs="Times New Roman"/>
          <w:noProof w:val="0"/>
          <w:color w:val="EA8212"/>
          <w:sz w:val="28"/>
          <w:szCs w:val="28"/>
          <w:rPrChange w:id="1030" w:author="Salim Azim ASSANI" w:date="2018-02-14T15:57:00Z">
            <w:rPr>
              <w:rFonts w:ascii="Times New Roman" w:eastAsia="Times New Roman" w:hAnsi="Times New Roman" w:cs="Times New Roman"/>
              <w:noProof w:val="0"/>
              <w:color w:val="EA8212"/>
            </w:rPr>
          </w:rPrChange>
        </w:rPr>
        <w:t xml:space="preserve">le cas de </w:t>
      </w:r>
      <w:proofErr w:type="spellStart"/>
      <w:r w:rsidRPr="009315CE">
        <w:rPr>
          <w:rFonts w:ascii="Arial Narrow" w:eastAsia="Times New Roman" w:hAnsi="Arial Narrow" w:cs="Times New Roman"/>
          <w:noProof w:val="0"/>
          <w:color w:val="EA8212"/>
          <w:sz w:val="28"/>
          <w:szCs w:val="28"/>
          <w:rPrChange w:id="1031" w:author="Salim Azim ASSANI" w:date="2018-02-14T15:57:00Z">
            <w:rPr>
              <w:rFonts w:ascii="Times New Roman" w:eastAsia="Times New Roman" w:hAnsi="Times New Roman" w:cs="Times New Roman"/>
              <w:noProof w:val="0"/>
              <w:color w:val="EA8212"/>
            </w:rPr>
          </w:rPrChange>
        </w:rPr>
        <w:t>Dropbox</w:t>
      </w:r>
      <w:proofErr w:type="spellEnd"/>
      <w:r w:rsidR="00AF635E" w:rsidRPr="009315CE">
        <w:rPr>
          <w:rFonts w:ascii="Arial Narrow" w:eastAsia="Times New Roman" w:hAnsi="Arial Narrow" w:cs="Times New Roman"/>
          <w:noProof w:val="0"/>
          <w:color w:val="EA8212"/>
          <w:sz w:val="28"/>
          <w:szCs w:val="28"/>
          <w:rPrChange w:id="1032" w:author="Salim Azim ASSANI" w:date="2018-02-14T15:57:00Z">
            <w:rPr>
              <w:rFonts w:ascii="Times New Roman" w:eastAsia="Times New Roman" w:hAnsi="Times New Roman" w:cs="Times New Roman"/>
              <w:noProof w:val="0"/>
              <w:color w:val="EA8212"/>
            </w:rPr>
          </w:rPrChange>
        </w:rPr>
        <w:fldChar w:fldCharType="end"/>
      </w:r>
      <w:r w:rsidRPr="009315CE">
        <w:rPr>
          <w:rFonts w:ascii="Arial Narrow" w:eastAsia="Times New Roman" w:hAnsi="Arial Narrow" w:cs="Times New Roman"/>
          <w:noProof w:val="0"/>
          <w:color w:val="000000"/>
          <w:sz w:val="28"/>
          <w:szCs w:val="28"/>
          <w:rPrChange w:id="1033" w:author="Salim Azim ASSANI" w:date="2018-02-14T15:57:00Z">
            <w:rPr>
              <w:rFonts w:ascii="Times New Roman" w:eastAsia="Times New Roman" w:hAnsi="Times New Roman" w:cs="Times New Roman"/>
              <w:noProof w:val="0"/>
              <w:color w:val="000000"/>
            </w:rPr>
          </w:rPrChange>
        </w:rPr>
        <w:t>.</w:t>
      </w:r>
    </w:p>
    <w:p w14:paraId="7586252C" w14:textId="6F91C652" w:rsidR="004B74F4" w:rsidRPr="00EF142A" w:rsidDel="00B32F2C" w:rsidRDefault="004B74F4">
      <w:pPr>
        <w:pStyle w:val="Paragraphedeliste"/>
        <w:numPr>
          <w:ilvl w:val="0"/>
          <w:numId w:val="9"/>
        </w:numPr>
        <w:shd w:val="clear" w:color="auto" w:fill="FFFFFF"/>
        <w:spacing w:before="100" w:beforeAutospacing="1" w:after="100" w:afterAutospacing="1"/>
        <w:jc w:val="both"/>
        <w:rPr>
          <w:del w:id="1034" w:author="Salim Azim ASSANI" w:date="2018-02-14T16:08:00Z"/>
          <w:rFonts w:ascii="Arial Narrow" w:eastAsia="Times New Roman" w:hAnsi="Arial Narrow" w:cs="Times New Roman"/>
          <w:b/>
          <w:noProof w:val="0"/>
          <w:color w:val="000000"/>
          <w:sz w:val="28"/>
          <w:szCs w:val="28"/>
          <w:rPrChange w:id="1035" w:author="Salim Azim ASSANI" w:date="2018-02-14T16:09:00Z">
            <w:rPr>
              <w:del w:id="1036" w:author="Salim Azim ASSANI" w:date="2018-02-14T16:08:00Z"/>
              <w:rFonts w:ascii="Times New Roman" w:hAnsi="Times New Roman" w:cs="Times New Roman"/>
              <w:b/>
            </w:rPr>
          </w:rPrChange>
        </w:rPr>
        <w:pPrChange w:id="1037" w:author="Salim Azim ASSANI" w:date="2018-02-14T16:08:00Z">
          <w:pPr/>
        </w:pPrChange>
      </w:pPr>
    </w:p>
    <w:p w14:paraId="2F20E401" w14:textId="77777777" w:rsidR="00AA54FA" w:rsidRPr="00EF142A" w:rsidDel="00B32F2C" w:rsidRDefault="00AA54FA">
      <w:pPr>
        <w:pStyle w:val="Paragraphedeliste"/>
        <w:numPr>
          <w:ilvl w:val="0"/>
          <w:numId w:val="9"/>
        </w:numPr>
        <w:rPr>
          <w:del w:id="1038" w:author="Salim Azim ASSANI" w:date="2018-02-14T16:08:00Z"/>
          <w:rFonts w:ascii="Arial Narrow" w:hAnsi="Arial Narrow"/>
          <w:b/>
          <w:sz w:val="28"/>
          <w:szCs w:val="28"/>
          <w:rPrChange w:id="1039" w:author="Salim Azim ASSANI" w:date="2018-02-14T16:09:00Z">
            <w:rPr>
              <w:del w:id="1040" w:author="Salim Azim ASSANI" w:date="2018-02-14T16:08:00Z"/>
              <w:rFonts w:ascii="Times New Roman" w:hAnsi="Times New Roman" w:cs="Times New Roman"/>
            </w:rPr>
          </w:rPrChange>
        </w:rPr>
        <w:pPrChange w:id="1041" w:author="Salim Azim ASSANI" w:date="2018-02-14T16:08:00Z">
          <w:pPr/>
        </w:pPrChange>
      </w:pPr>
    </w:p>
    <w:p w14:paraId="5FCCA94A" w14:textId="77777777" w:rsidR="00B25C5C" w:rsidRPr="00EF142A" w:rsidDel="00B32F2C" w:rsidRDefault="00B25C5C">
      <w:pPr>
        <w:pStyle w:val="Paragraphedeliste"/>
        <w:numPr>
          <w:ilvl w:val="0"/>
          <w:numId w:val="9"/>
        </w:numPr>
        <w:rPr>
          <w:del w:id="1042" w:author="Salim Azim ASSANI" w:date="2018-02-14T16:08:00Z"/>
          <w:rFonts w:ascii="Arial Narrow" w:hAnsi="Arial Narrow"/>
          <w:b/>
          <w:sz w:val="28"/>
          <w:szCs w:val="28"/>
          <w:rPrChange w:id="1043" w:author="Salim Azim ASSANI" w:date="2018-02-14T16:09:00Z">
            <w:rPr>
              <w:del w:id="1044" w:author="Salim Azim ASSANI" w:date="2018-02-14T16:08:00Z"/>
              <w:rFonts w:ascii="Times New Roman" w:hAnsi="Times New Roman" w:cs="Times New Roman"/>
            </w:rPr>
          </w:rPrChange>
        </w:rPr>
        <w:pPrChange w:id="1045" w:author="Salim Azim ASSANI" w:date="2018-02-14T16:08:00Z">
          <w:pPr/>
        </w:pPrChange>
      </w:pPr>
    </w:p>
    <w:p w14:paraId="49876382" w14:textId="77777777" w:rsidR="00B25C5C" w:rsidRPr="00EF142A" w:rsidDel="00B32F2C" w:rsidRDefault="00B25C5C">
      <w:pPr>
        <w:pStyle w:val="Paragraphedeliste"/>
        <w:numPr>
          <w:ilvl w:val="0"/>
          <w:numId w:val="9"/>
        </w:numPr>
        <w:rPr>
          <w:del w:id="1046" w:author="Salim Azim ASSANI" w:date="2018-02-14T16:08:00Z"/>
          <w:rFonts w:ascii="Arial Narrow" w:hAnsi="Arial Narrow"/>
          <w:b/>
          <w:sz w:val="28"/>
          <w:szCs w:val="28"/>
          <w:rPrChange w:id="1047" w:author="Salim Azim ASSANI" w:date="2018-02-14T16:09:00Z">
            <w:rPr>
              <w:del w:id="1048" w:author="Salim Azim ASSANI" w:date="2018-02-14T16:08:00Z"/>
              <w:rFonts w:ascii="Times New Roman" w:hAnsi="Times New Roman" w:cs="Times New Roman"/>
            </w:rPr>
          </w:rPrChange>
        </w:rPr>
        <w:pPrChange w:id="1049" w:author="Salim Azim ASSANI" w:date="2018-02-14T16:08:00Z">
          <w:pPr/>
        </w:pPrChange>
      </w:pPr>
    </w:p>
    <w:p w14:paraId="6A015415" w14:textId="77777777" w:rsidR="00B25C5C" w:rsidRPr="00EF142A" w:rsidDel="00B32F2C" w:rsidRDefault="00B25C5C">
      <w:pPr>
        <w:pStyle w:val="Paragraphedeliste"/>
        <w:numPr>
          <w:ilvl w:val="0"/>
          <w:numId w:val="9"/>
        </w:numPr>
        <w:rPr>
          <w:del w:id="1050" w:author="Salim Azim ASSANI" w:date="2018-02-14T16:08:00Z"/>
          <w:rFonts w:ascii="Arial Narrow" w:hAnsi="Arial Narrow"/>
          <w:b/>
          <w:sz w:val="28"/>
          <w:szCs w:val="28"/>
          <w:rPrChange w:id="1051" w:author="Salim Azim ASSANI" w:date="2018-02-14T16:09:00Z">
            <w:rPr>
              <w:del w:id="1052" w:author="Salim Azim ASSANI" w:date="2018-02-14T16:08:00Z"/>
              <w:rFonts w:ascii="Times New Roman" w:hAnsi="Times New Roman" w:cs="Times New Roman"/>
            </w:rPr>
          </w:rPrChange>
        </w:rPr>
        <w:pPrChange w:id="1053" w:author="Salim Azim ASSANI" w:date="2018-02-14T16:08:00Z">
          <w:pPr/>
        </w:pPrChange>
      </w:pPr>
    </w:p>
    <w:p w14:paraId="50038C02" w14:textId="77777777" w:rsidR="00B25C5C" w:rsidRPr="00EF142A" w:rsidDel="00B32F2C" w:rsidRDefault="00B25C5C">
      <w:pPr>
        <w:pStyle w:val="Paragraphedeliste"/>
        <w:numPr>
          <w:ilvl w:val="0"/>
          <w:numId w:val="9"/>
        </w:numPr>
        <w:rPr>
          <w:del w:id="1054" w:author="Salim Azim ASSANI" w:date="2018-02-14T16:08:00Z"/>
          <w:rFonts w:ascii="Arial Narrow" w:hAnsi="Arial Narrow"/>
          <w:b/>
          <w:sz w:val="28"/>
          <w:szCs w:val="28"/>
          <w:rPrChange w:id="1055" w:author="Salim Azim ASSANI" w:date="2018-02-14T16:09:00Z">
            <w:rPr>
              <w:del w:id="1056" w:author="Salim Azim ASSANI" w:date="2018-02-14T16:08:00Z"/>
              <w:rFonts w:ascii="Times New Roman" w:hAnsi="Times New Roman" w:cs="Times New Roman"/>
            </w:rPr>
          </w:rPrChange>
        </w:rPr>
        <w:pPrChange w:id="1057" w:author="Salim Azim ASSANI" w:date="2018-02-14T16:08:00Z">
          <w:pPr/>
        </w:pPrChange>
      </w:pPr>
    </w:p>
    <w:p w14:paraId="331F1586" w14:textId="77777777" w:rsidR="00B25C5C" w:rsidRPr="00EF142A" w:rsidDel="00B32F2C" w:rsidRDefault="00B25C5C">
      <w:pPr>
        <w:pStyle w:val="Paragraphedeliste"/>
        <w:numPr>
          <w:ilvl w:val="0"/>
          <w:numId w:val="9"/>
        </w:numPr>
        <w:rPr>
          <w:del w:id="1058" w:author="Salim Azim ASSANI" w:date="2018-02-14T16:08:00Z"/>
          <w:rFonts w:ascii="Arial Narrow" w:hAnsi="Arial Narrow"/>
          <w:b/>
          <w:sz w:val="28"/>
          <w:szCs w:val="28"/>
          <w:rPrChange w:id="1059" w:author="Salim Azim ASSANI" w:date="2018-02-14T16:09:00Z">
            <w:rPr>
              <w:del w:id="1060" w:author="Salim Azim ASSANI" w:date="2018-02-14T16:08:00Z"/>
              <w:rFonts w:ascii="Times New Roman" w:hAnsi="Times New Roman" w:cs="Times New Roman"/>
            </w:rPr>
          </w:rPrChange>
        </w:rPr>
        <w:pPrChange w:id="1061" w:author="Salim Azim ASSANI" w:date="2018-02-14T16:08:00Z">
          <w:pPr/>
        </w:pPrChange>
      </w:pPr>
    </w:p>
    <w:p w14:paraId="1BD7BB2E" w14:textId="77777777" w:rsidR="00AA54FA" w:rsidRPr="00EF142A" w:rsidRDefault="00AA54FA">
      <w:pPr>
        <w:pStyle w:val="Paragraphedeliste"/>
        <w:numPr>
          <w:ilvl w:val="0"/>
          <w:numId w:val="9"/>
        </w:numPr>
        <w:rPr>
          <w:rFonts w:ascii="Arial Narrow" w:hAnsi="Arial Narrow"/>
          <w:b/>
          <w:sz w:val="28"/>
          <w:szCs w:val="28"/>
          <w:rPrChange w:id="1062" w:author="Salim Azim ASSANI" w:date="2018-02-14T16:09:00Z">
            <w:rPr>
              <w:rFonts w:ascii="Times New Roman" w:hAnsi="Times New Roman" w:cs="Times New Roman"/>
              <w:b/>
            </w:rPr>
          </w:rPrChange>
        </w:rPr>
        <w:pPrChange w:id="1063" w:author="Salim Azim ASSANI" w:date="2018-02-14T16:08:00Z">
          <w:pPr>
            <w:pStyle w:val="Paragraphedeliste"/>
            <w:numPr>
              <w:numId w:val="3"/>
            </w:numPr>
            <w:ind w:hanging="360"/>
          </w:pPr>
        </w:pPrChange>
      </w:pPr>
      <w:r w:rsidRPr="00EF142A">
        <w:rPr>
          <w:rFonts w:ascii="Arial Narrow" w:hAnsi="Arial Narrow"/>
          <w:b/>
          <w:sz w:val="28"/>
          <w:szCs w:val="28"/>
          <w:rPrChange w:id="1064" w:author="Salim Azim ASSANI" w:date="2018-02-14T16:09:00Z">
            <w:rPr>
              <w:rFonts w:ascii="Times New Roman" w:hAnsi="Times New Roman" w:cs="Times New Roman"/>
              <w:b/>
            </w:rPr>
          </w:rPrChange>
        </w:rPr>
        <w:t>Les autres logiciels de cryptage de fichiers</w:t>
      </w:r>
    </w:p>
    <w:p w14:paraId="01CCE1AF" w14:textId="77777777" w:rsidR="00B25C5C" w:rsidRPr="009315CE" w:rsidRDefault="00B25C5C" w:rsidP="00B25C5C">
      <w:pPr>
        <w:rPr>
          <w:rFonts w:ascii="Arial Narrow" w:hAnsi="Arial Narrow" w:cs="Times New Roman"/>
          <w:b/>
          <w:sz w:val="28"/>
          <w:szCs w:val="28"/>
          <w:rPrChange w:id="1065" w:author="Salim Azim ASSANI" w:date="2018-02-14T15:57:00Z">
            <w:rPr>
              <w:rFonts w:ascii="Times New Roman" w:hAnsi="Times New Roman" w:cs="Times New Roman"/>
              <w:b/>
            </w:rPr>
          </w:rPrChange>
        </w:rPr>
      </w:pPr>
    </w:p>
    <w:p w14:paraId="347DA405" w14:textId="77777777" w:rsidR="00FC29D1" w:rsidRPr="009315CE" w:rsidRDefault="00FC29D1" w:rsidP="00FC29D1">
      <w:pPr>
        <w:pStyle w:val="Paragraphedeliste"/>
        <w:numPr>
          <w:ilvl w:val="0"/>
          <w:numId w:val="1"/>
        </w:numPr>
        <w:shd w:val="clear" w:color="auto" w:fill="FFFFFF"/>
        <w:spacing w:after="300" w:line="330" w:lineRule="atLeast"/>
        <w:outlineLvl w:val="2"/>
        <w:rPr>
          <w:rFonts w:ascii="Arial Narrow" w:eastAsia="Times New Roman" w:hAnsi="Arial Narrow" w:cs="Times New Roman"/>
          <w:bCs/>
          <w:noProof w:val="0"/>
          <w:color w:val="000000" w:themeColor="text1"/>
          <w:sz w:val="28"/>
          <w:szCs w:val="28"/>
          <w:lang w:val="en-US"/>
          <w:rPrChange w:id="1066" w:author="Salim Azim ASSANI" w:date="2018-02-14T15:57:00Z">
            <w:rPr>
              <w:rFonts w:ascii="Times New Roman" w:eastAsia="Times New Roman" w:hAnsi="Times New Roman" w:cs="Times New Roman"/>
              <w:bCs/>
              <w:noProof w:val="0"/>
              <w:color w:val="000000" w:themeColor="text1"/>
              <w:lang w:val="en-US"/>
            </w:rPr>
          </w:rPrChange>
        </w:rPr>
      </w:pPr>
      <w:r w:rsidRPr="009315CE">
        <w:rPr>
          <w:rFonts w:ascii="Arial Narrow" w:eastAsia="Times New Roman" w:hAnsi="Arial Narrow" w:cs="Times New Roman"/>
          <w:bCs/>
          <w:noProof w:val="0"/>
          <w:color w:val="000000" w:themeColor="text1"/>
          <w:sz w:val="28"/>
          <w:szCs w:val="28"/>
          <w:lang w:val="en-US"/>
          <w:rPrChange w:id="1067" w:author="Salim Azim ASSANI" w:date="2018-02-14T15:57:00Z">
            <w:rPr>
              <w:rFonts w:ascii="Times New Roman" w:eastAsia="Times New Roman" w:hAnsi="Times New Roman" w:cs="Times New Roman"/>
              <w:bCs/>
              <w:noProof w:val="0"/>
              <w:color w:val="000000" w:themeColor="text1"/>
              <w:lang w:val="en-US"/>
            </w:rPr>
          </w:rPrChange>
        </w:rPr>
        <w:t>Folder Lock 7.6.1 </w:t>
      </w:r>
    </w:p>
    <w:p w14:paraId="1BF27D61" w14:textId="77777777" w:rsidR="00FC29D1" w:rsidRPr="009315CE" w:rsidRDefault="00FC29D1" w:rsidP="00FC29D1">
      <w:pPr>
        <w:pStyle w:val="Paragraphedeliste"/>
        <w:numPr>
          <w:ilvl w:val="0"/>
          <w:numId w:val="1"/>
        </w:numPr>
        <w:shd w:val="clear" w:color="auto" w:fill="FFFFFF"/>
        <w:spacing w:after="300" w:line="330" w:lineRule="atLeast"/>
        <w:outlineLvl w:val="2"/>
        <w:rPr>
          <w:rFonts w:ascii="Arial Narrow" w:eastAsia="Times New Roman" w:hAnsi="Arial Narrow" w:cs="Times New Roman"/>
          <w:bCs/>
          <w:noProof w:val="0"/>
          <w:color w:val="000000" w:themeColor="text1"/>
          <w:sz w:val="28"/>
          <w:szCs w:val="28"/>
          <w:lang w:val="en-US"/>
          <w:rPrChange w:id="1068" w:author="Salim Azim ASSANI" w:date="2018-02-14T15:57:00Z">
            <w:rPr>
              <w:rFonts w:ascii="Times New Roman" w:eastAsia="Times New Roman" w:hAnsi="Times New Roman" w:cs="Times New Roman"/>
              <w:bCs/>
              <w:noProof w:val="0"/>
              <w:color w:val="000000" w:themeColor="text1"/>
              <w:lang w:val="en-US"/>
            </w:rPr>
          </w:rPrChange>
        </w:rPr>
      </w:pPr>
      <w:r w:rsidRPr="009315CE">
        <w:rPr>
          <w:rFonts w:ascii="Arial Narrow" w:eastAsia="Times New Roman" w:hAnsi="Arial Narrow" w:cs="Times New Roman"/>
          <w:bCs/>
          <w:noProof w:val="0"/>
          <w:color w:val="000000" w:themeColor="text1"/>
          <w:sz w:val="28"/>
          <w:szCs w:val="28"/>
          <w:lang w:val="en-US"/>
          <w:rPrChange w:id="1069" w:author="Salim Azim ASSANI" w:date="2018-02-14T15:57:00Z">
            <w:rPr>
              <w:rFonts w:ascii="Times New Roman" w:eastAsia="Times New Roman" w:hAnsi="Times New Roman" w:cs="Times New Roman"/>
              <w:bCs/>
              <w:noProof w:val="0"/>
              <w:color w:val="000000" w:themeColor="text1"/>
              <w:lang w:val="en-US"/>
            </w:rPr>
          </w:rPrChange>
        </w:rPr>
        <w:t>BitLocker</w:t>
      </w:r>
    </w:p>
    <w:p w14:paraId="6B4C600E" w14:textId="77777777" w:rsidR="00FC29D1" w:rsidRPr="009315CE" w:rsidRDefault="00AF635E" w:rsidP="00FC29D1">
      <w:pPr>
        <w:pStyle w:val="Paragraphedeliste"/>
        <w:numPr>
          <w:ilvl w:val="0"/>
          <w:numId w:val="1"/>
        </w:numPr>
        <w:shd w:val="clear" w:color="auto" w:fill="FFFFFF"/>
        <w:spacing w:after="300" w:line="330" w:lineRule="atLeast"/>
        <w:outlineLvl w:val="2"/>
        <w:rPr>
          <w:rFonts w:ascii="Arial Narrow" w:eastAsia="Times New Roman" w:hAnsi="Arial Narrow" w:cs="Times New Roman"/>
          <w:bCs/>
          <w:noProof w:val="0"/>
          <w:color w:val="000000" w:themeColor="text1"/>
          <w:sz w:val="28"/>
          <w:szCs w:val="28"/>
          <w:lang w:val="en-US"/>
          <w:rPrChange w:id="1070" w:author="Salim Azim ASSANI" w:date="2018-02-14T15:57:00Z">
            <w:rPr>
              <w:rFonts w:ascii="Times New Roman" w:eastAsia="Times New Roman" w:hAnsi="Times New Roman" w:cs="Times New Roman"/>
              <w:bCs/>
              <w:noProof w:val="0"/>
              <w:color w:val="000000" w:themeColor="text1"/>
              <w:lang w:val="en-US"/>
            </w:rPr>
          </w:rPrChange>
        </w:rPr>
      </w:pPr>
      <w:r w:rsidRPr="009315CE">
        <w:rPr>
          <w:rFonts w:ascii="Arial Narrow" w:hAnsi="Arial Narrow"/>
          <w:sz w:val="28"/>
          <w:szCs w:val="28"/>
          <w:rPrChange w:id="1071"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begin"/>
      </w:r>
      <w:r w:rsidRPr="009315CE">
        <w:rPr>
          <w:rFonts w:ascii="Arial Narrow" w:hAnsi="Arial Narrow"/>
          <w:sz w:val="28"/>
          <w:szCs w:val="28"/>
          <w:rPrChange w:id="1072" w:author="Salim Azim ASSANI" w:date="2018-02-14T15:57:00Z">
            <w:rPr/>
          </w:rPrChange>
        </w:rPr>
        <w:instrText xml:space="preserve"> </w:instrText>
      </w:r>
      <w:r w:rsidR="000C6ADB" w:rsidRPr="009315CE">
        <w:rPr>
          <w:rFonts w:ascii="Arial Narrow" w:hAnsi="Arial Narrow"/>
          <w:sz w:val="28"/>
          <w:szCs w:val="28"/>
          <w:rPrChange w:id="1073" w:author="Salim Azim ASSANI" w:date="2018-02-14T15:57:00Z">
            <w:rPr/>
          </w:rPrChange>
        </w:rPr>
        <w:instrText>HYPERLINK</w:instrText>
      </w:r>
      <w:r w:rsidRPr="009315CE">
        <w:rPr>
          <w:rFonts w:ascii="Arial Narrow" w:hAnsi="Arial Narrow"/>
          <w:sz w:val="28"/>
          <w:szCs w:val="28"/>
          <w:rPrChange w:id="1074" w:author="Salim Azim ASSANI" w:date="2018-02-14T15:57:00Z">
            <w:rPr/>
          </w:rPrChange>
        </w:rPr>
        <w:instrText xml:space="preserve"> "http://www.clubic.com/telecharger-fiche12208-axcrypt.html" </w:instrText>
      </w:r>
      <w:r w:rsidRPr="009315CE">
        <w:rPr>
          <w:rFonts w:ascii="Arial Narrow" w:hAnsi="Arial Narrow"/>
          <w:sz w:val="28"/>
          <w:szCs w:val="28"/>
          <w:rPrChange w:id="1075"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separate"/>
      </w:r>
      <w:proofErr w:type="spellStart"/>
      <w:r w:rsidR="00FC29D1" w:rsidRPr="009315CE">
        <w:rPr>
          <w:rFonts w:ascii="Arial Narrow" w:eastAsia="Times New Roman" w:hAnsi="Arial Narrow" w:cs="Times New Roman"/>
          <w:bCs/>
          <w:noProof w:val="0"/>
          <w:color w:val="000000" w:themeColor="text1"/>
          <w:sz w:val="28"/>
          <w:szCs w:val="28"/>
          <w:bdr w:val="none" w:sz="0" w:space="0" w:color="auto" w:frame="1"/>
          <w:lang w:val="en-US"/>
          <w:rPrChange w:id="1076"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t>AxCrypt</w:t>
      </w:r>
      <w:proofErr w:type="spellEnd"/>
      <w:r w:rsidRPr="009315CE">
        <w:rPr>
          <w:rFonts w:ascii="Arial Narrow" w:eastAsia="Times New Roman" w:hAnsi="Arial Narrow" w:cs="Times New Roman"/>
          <w:bCs/>
          <w:noProof w:val="0"/>
          <w:color w:val="000000" w:themeColor="text1"/>
          <w:sz w:val="28"/>
          <w:szCs w:val="28"/>
          <w:bdr w:val="none" w:sz="0" w:space="0" w:color="auto" w:frame="1"/>
          <w:lang w:val="en-US"/>
          <w:rPrChange w:id="1077"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end"/>
      </w:r>
    </w:p>
    <w:p w14:paraId="57D4C1A7" w14:textId="6C0DDBFD" w:rsidR="00FC29D1" w:rsidRPr="009315CE" w:rsidRDefault="00AF635E" w:rsidP="00FC29D1">
      <w:pPr>
        <w:pStyle w:val="Paragraphedeliste"/>
        <w:numPr>
          <w:ilvl w:val="0"/>
          <w:numId w:val="1"/>
        </w:numPr>
        <w:shd w:val="clear" w:color="auto" w:fill="FFFFFF"/>
        <w:spacing w:after="300" w:line="330" w:lineRule="atLeast"/>
        <w:outlineLvl w:val="2"/>
        <w:rPr>
          <w:rFonts w:ascii="Arial Narrow" w:eastAsia="Times New Roman" w:hAnsi="Arial Narrow" w:cs="Times New Roman"/>
          <w:bCs/>
          <w:noProof w:val="0"/>
          <w:color w:val="000000" w:themeColor="text1"/>
          <w:sz w:val="28"/>
          <w:szCs w:val="28"/>
          <w:lang w:val="en-US"/>
          <w:rPrChange w:id="1078" w:author="Salim Azim ASSANI" w:date="2018-02-14T15:57:00Z">
            <w:rPr>
              <w:rFonts w:ascii="Times New Roman" w:eastAsia="Times New Roman" w:hAnsi="Times New Roman" w:cs="Times New Roman"/>
              <w:bCs/>
              <w:noProof w:val="0"/>
              <w:color w:val="000000" w:themeColor="text1"/>
              <w:lang w:val="en-US"/>
            </w:rPr>
          </w:rPrChange>
        </w:rPr>
      </w:pPr>
      <w:r w:rsidRPr="009315CE">
        <w:rPr>
          <w:rFonts w:ascii="Arial Narrow" w:hAnsi="Arial Narrow"/>
          <w:sz w:val="28"/>
          <w:szCs w:val="28"/>
          <w:rPrChange w:id="1079"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begin"/>
      </w:r>
      <w:r w:rsidRPr="009315CE">
        <w:rPr>
          <w:rFonts w:ascii="Arial Narrow" w:hAnsi="Arial Narrow"/>
          <w:sz w:val="28"/>
          <w:szCs w:val="28"/>
          <w:rPrChange w:id="1080" w:author="Salim Azim ASSANI" w:date="2018-02-14T15:57:00Z">
            <w:rPr/>
          </w:rPrChange>
        </w:rPr>
        <w:instrText xml:space="preserve"> </w:instrText>
      </w:r>
      <w:r w:rsidR="000C6ADB" w:rsidRPr="009315CE">
        <w:rPr>
          <w:rFonts w:ascii="Arial Narrow" w:hAnsi="Arial Narrow"/>
          <w:sz w:val="28"/>
          <w:szCs w:val="28"/>
          <w:rPrChange w:id="1081" w:author="Salim Azim ASSANI" w:date="2018-02-14T15:57:00Z">
            <w:rPr/>
          </w:rPrChange>
        </w:rPr>
        <w:instrText>HYPERLINK</w:instrText>
      </w:r>
      <w:r w:rsidRPr="009315CE">
        <w:rPr>
          <w:rFonts w:ascii="Arial Narrow" w:hAnsi="Arial Narrow"/>
          <w:sz w:val="28"/>
          <w:szCs w:val="28"/>
          <w:rPrChange w:id="1082" w:author="Salim Azim ASSANI" w:date="2018-02-14T15:57:00Z">
            <w:rPr/>
          </w:rPrChange>
        </w:rPr>
        <w:instrText xml:space="preserve"> "http://www.clubic.com/telecharger-fiche10139-advanced-zip-password-recovery.html" </w:instrText>
      </w:r>
      <w:r w:rsidRPr="009315CE">
        <w:rPr>
          <w:rFonts w:ascii="Arial Narrow" w:hAnsi="Arial Narrow"/>
          <w:sz w:val="28"/>
          <w:szCs w:val="28"/>
          <w:rPrChange w:id="1083"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separate"/>
      </w:r>
      <w:r w:rsidR="00FC29D1" w:rsidRPr="009315CE">
        <w:rPr>
          <w:rFonts w:ascii="Arial Narrow" w:eastAsia="Times New Roman" w:hAnsi="Arial Narrow" w:cs="Times New Roman"/>
          <w:bCs/>
          <w:noProof w:val="0"/>
          <w:color w:val="000000" w:themeColor="text1"/>
          <w:sz w:val="28"/>
          <w:szCs w:val="28"/>
          <w:bdr w:val="none" w:sz="0" w:space="0" w:color="auto" w:frame="1"/>
          <w:lang w:val="en-US"/>
          <w:rPrChange w:id="1084"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t>Advanced ZIP Password Recovery</w:t>
      </w:r>
      <w:r w:rsidRPr="009315CE">
        <w:rPr>
          <w:rFonts w:ascii="Arial Narrow" w:eastAsia="Times New Roman" w:hAnsi="Arial Narrow" w:cs="Times New Roman"/>
          <w:bCs/>
          <w:noProof w:val="0"/>
          <w:color w:val="000000" w:themeColor="text1"/>
          <w:sz w:val="28"/>
          <w:szCs w:val="28"/>
          <w:bdr w:val="none" w:sz="0" w:space="0" w:color="auto" w:frame="1"/>
          <w:lang w:val="en-US"/>
          <w:rPrChange w:id="1085" w:author="Salim Azim ASSANI" w:date="2018-02-14T15:57:00Z">
            <w:rPr>
              <w:rFonts w:ascii="Times New Roman" w:eastAsia="Times New Roman" w:hAnsi="Times New Roman" w:cs="Times New Roman"/>
              <w:bCs/>
              <w:noProof w:val="0"/>
              <w:color w:val="000000" w:themeColor="text1"/>
              <w:bdr w:val="none" w:sz="0" w:space="0" w:color="auto" w:frame="1"/>
              <w:lang w:val="en-US"/>
            </w:rPr>
          </w:rPrChange>
        </w:rPr>
        <w:fldChar w:fldCharType="end"/>
      </w:r>
    </w:p>
    <w:p w14:paraId="0E436815" w14:textId="21BA8836" w:rsidR="00823DC0" w:rsidDel="00C5654E" w:rsidRDefault="00FC29D1" w:rsidP="00C5654E">
      <w:pPr>
        <w:pStyle w:val="Paragraphedeliste"/>
        <w:shd w:val="clear" w:color="auto" w:fill="FFFFFF"/>
        <w:spacing w:after="300" w:line="330" w:lineRule="atLeast"/>
        <w:outlineLvl w:val="2"/>
        <w:rPr>
          <w:del w:id="1086" w:author="Niavo1" w:date="2018-03-12T11:11:00Z"/>
          <w:rFonts w:ascii="Arial Narrow" w:eastAsia="Times New Roman" w:hAnsi="Arial Narrow" w:cs="Times New Roman"/>
          <w:bCs/>
          <w:noProof w:val="0"/>
          <w:color w:val="000000" w:themeColor="text1"/>
          <w:sz w:val="28"/>
          <w:szCs w:val="28"/>
          <w:lang w:val="en-US"/>
        </w:rPr>
        <w:pPrChange w:id="1087" w:author="Niavo1" w:date="2018-03-12T11:11:00Z">
          <w:pPr/>
        </w:pPrChange>
      </w:pPr>
      <w:r w:rsidRPr="009315CE">
        <w:rPr>
          <w:rFonts w:ascii="Arial Narrow" w:eastAsia="Times New Roman" w:hAnsi="Arial Narrow" w:cs="Times New Roman"/>
          <w:bCs/>
          <w:noProof w:val="0"/>
          <w:color w:val="000000" w:themeColor="text1"/>
          <w:sz w:val="28"/>
          <w:szCs w:val="28"/>
          <w:lang w:val="en-US"/>
          <w:rPrChange w:id="1088" w:author="Salim Azim ASSANI" w:date="2018-02-14T15:57:00Z">
            <w:rPr>
              <w:rFonts w:ascii="Times New Roman" w:eastAsia="Times New Roman" w:hAnsi="Times New Roman" w:cs="Times New Roman"/>
              <w:bCs/>
              <w:noProof w:val="0"/>
              <w:color w:val="000000" w:themeColor="text1"/>
              <w:lang w:val="en-US"/>
            </w:rPr>
          </w:rPrChange>
        </w:rPr>
        <w:t>Etc.</w:t>
      </w:r>
    </w:p>
    <w:p w14:paraId="0C083D49" w14:textId="77777777" w:rsidR="00C5654E" w:rsidRDefault="00C5654E" w:rsidP="00C5654E">
      <w:pPr>
        <w:pStyle w:val="Paragraphedeliste"/>
        <w:shd w:val="clear" w:color="auto" w:fill="FFFFFF"/>
        <w:spacing w:after="300" w:line="330" w:lineRule="atLeast"/>
        <w:outlineLvl w:val="2"/>
        <w:rPr>
          <w:ins w:id="1089" w:author="Niavo1" w:date="2018-03-12T11:11:00Z"/>
          <w:rFonts w:ascii="Arial Narrow" w:eastAsia="Times New Roman" w:hAnsi="Arial Narrow" w:cs="Times New Roman"/>
          <w:bCs/>
          <w:noProof w:val="0"/>
          <w:color w:val="000000" w:themeColor="text1"/>
          <w:sz w:val="28"/>
          <w:szCs w:val="28"/>
          <w:lang w:val="en-US"/>
        </w:rPr>
        <w:pPrChange w:id="1090" w:author="Niavo1" w:date="2018-03-12T11:11:00Z">
          <w:pPr>
            <w:pStyle w:val="Paragraphedeliste"/>
            <w:numPr>
              <w:numId w:val="1"/>
            </w:numPr>
            <w:shd w:val="clear" w:color="auto" w:fill="FFFFFF"/>
            <w:spacing w:after="300" w:line="330" w:lineRule="atLeast"/>
            <w:ind w:hanging="360"/>
            <w:outlineLvl w:val="2"/>
          </w:pPr>
        </w:pPrChange>
      </w:pPr>
    </w:p>
    <w:p w14:paraId="3323DFCE" w14:textId="77777777" w:rsidR="00C5654E" w:rsidRDefault="00C5654E" w:rsidP="00C5654E">
      <w:pPr>
        <w:pStyle w:val="Paragraphedeliste"/>
        <w:shd w:val="clear" w:color="auto" w:fill="FFFFFF"/>
        <w:spacing w:after="300" w:line="330" w:lineRule="atLeast"/>
        <w:outlineLvl w:val="2"/>
        <w:rPr>
          <w:ins w:id="1091" w:author="Niavo1" w:date="2018-03-12T11:11:00Z"/>
          <w:rFonts w:ascii="Arial Narrow" w:eastAsia="Times New Roman" w:hAnsi="Arial Narrow" w:cs="Times New Roman"/>
          <w:bCs/>
          <w:noProof w:val="0"/>
          <w:color w:val="000000" w:themeColor="text1"/>
          <w:sz w:val="28"/>
          <w:szCs w:val="28"/>
          <w:lang w:val="en-US"/>
        </w:rPr>
        <w:pPrChange w:id="1092" w:author="Niavo1" w:date="2018-03-12T11:11:00Z">
          <w:pPr>
            <w:pStyle w:val="Paragraphedeliste"/>
            <w:numPr>
              <w:numId w:val="1"/>
            </w:numPr>
            <w:shd w:val="clear" w:color="auto" w:fill="FFFFFF"/>
            <w:spacing w:after="300" w:line="330" w:lineRule="atLeast"/>
            <w:ind w:hanging="360"/>
            <w:outlineLvl w:val="2"/>
          </w:pPr>
        </w:pPrChange>
      </w:pPr>
    </w:p>
    <w:p w14:paraId="024DA3DA" w14:textId="77777777" w:rsidR="00C5654E" w:rsidRDefault="00C5654E" w:rsidP="00C5654E">
      <w:pPr>
        <w:pStyle w:val="Paragraphedeliste"/>
        <w:shd w:val="clear" w:color="auto" w:fill="FFFFFF"/>
        <w:spacing w:after="300" w:line="330" w:lineRule="atLeast"/>
        <w:outlineLvl w:val="2"/>
        <w:rPr>
          <w:ins w:id="1093" w:author="Niavo1" w:date="2018-03-12T11:11:00Z"/>
          <w:rFonts w:ascii="Arial Narrow" w:eastAsia="Times New Roman" w:hAnsi="Arial Narrow" w:cs="Times New Roman"/>
          <w:bCs/>
          <w:noProof w:val="0"/>
          <w:color w:val="000000" w:themeColor="text1"/>
          <w:sz w:val="28"/>
          <w:szCs w:val="28"/>
          <w:lang w:val="en-US"/>
        </w:rPr>
        <w:pPrChange w:id="1094" w:author="Niavo1" w:date="2018-03-12T11:11:00Z">
          <w:pPr>
            <w:pStyle w:val="Paragraphedeliste"/>
            <w:numPr>
              <w:numId w:val="1"/>
            </w:numPr>
            <w:shd w:val="clear" w:color="auto" w:fill="FFFFFF"/>
            <w:spacing w:after="300" w:line="330" w:lineRule="atLeast"/>
            <w:ind w:hanging="360"/>
            <w:outlineLvl w:val="2"/>
          </w:pPr>
        </w:pPrChange>
      </w:pPr>
    </w:p>
    <w:p w14:paraId="779396A4" w14:textId="77777777" w:rsidR="00C5654E" w:rsidRPr="00823DC0" w:rsidRDefault="00C5654E" w:rsidP="00C5654E">
      <w:pPr>
        <w:pStyle w:val="Paragraphedeliste"/>
        <w:shd w:val="clear" w:color="auto" w:fill="FFFFFF"/>
        <w:spacing w:after="300" w:line="330" w:lineRule="atLeast"/>
        <w:outlineLvl w:val="2"/>
        <w:rPr>
          <w:ins w:id="1095" w:author="Niavo1" w:date="2018-03-12T11:11:00Z"/>
          <w:rFonts w:ascii="Arial Narrow" w:eastAsia="Times New Roman" w:hAnsi="Arial Narrow" w:cs="Times New Roman"/>
          <w:bCs/>
          <w:noProof w:val="0"/>
          <w:color w:val="000000" w:themeColor="text1"/>
          <w:sz w:val="28"/>
          <w:szCs w:val="28"/>
          <w:lang w:val="en-US"/>
          <w:rPrChange w:id="1096" w:author="Niavo1" w:date="2018-03-12T11:02:00Z">
            <w:rPr>
              <w:ins w:id="1097" w:author="Niavo1" w:date="2018-03-12T11:11:00Z"/>
              <w:rFonts w:ascii="Times New Roman" w:eastAsia="Times New Roman" w:hAnsi="Times New Roman" w:cs="Times New Roman"/>
              <w:bCs/>
              <w:noProof w:val="0"/>
              <w:color w:val="000000" w:themeColor="text1"/>
              <w:lang w:val="en-US"/>
            </w:rPr>
          </w:rPrChange>
        </w:rPr>
        <w:pPrChange w:id="1098" w:author="Niavo1" w:date="2018-03-12T11:11:00Z">
          <w:pPr>
            <w:pStyle w:val="Paragraphedeliste"/>
            <w:numPr>
              <w:numId w:val="1"/>
            </w:numPr>
            <w:shd w:val="clear" w:color="auto" w:fill="FFFFFF"/>
            <w:spacing w:after="300" w:line="330" w:lineRule="atLeast"/>
            <w:ind w:hanging="360"/>
            <w:outlineLvl w:val="2"/>
          </w:pPr>
        </w:pPrChange>
      </w:pPr>
    </w:p>
    <w:p w14:paraId="37B026A9" w14:textId="77777777" w:rsidR="00823DC0" w:rsidRDefault="00823DC0" w:rsidP="00C5654E">
      <w:pPr>
        <w:pStyle w:val="Paragraphedeliste"/>
        <w:shd w:val="clear" w:color="auto" w:fill="FFFFFF"/>
        <w:spacing w:after="300" w:line="330" w:lineRule="atLeast"/>
        <w:outlineLvl w:val="2"/>
        <w:rPr>
          <w:ins w:id="1099" w:author="Niavo1" w:date="2018-03-12T11:01:00Z"/>
        </w:rPr>
        <w:pPrChange w:id="1100" w:author="Niavo1" w:date="2018-03-12T11:11:00Z">
          <w:pPr/>
        </w:pPrChange>
      </w:pPr>
    </w:p>
    <w:p w14:paraId="00E2663A" w14:textId="41124913" w:rsidR="00AA54FA" w:rsidRPr="009315CE" w:rsidRDefault="00AA54FA" w:rsidP="00AA54FA">
      <w:pPr>
        <w:rPr>
          <w:rFonts w:ascii="Arial Narrow" w:hAnsi="Arial Narrow" w:cs="Times New Roman"/>
          <w:b/>
          <w:sz w:val="28"/>
          <w:szCs w:val="28"/>
          <w:rPrChange w:id="1101" w:author="Salim Azim ASSANI" w:date="2018-02-14T15:57:00Z">
            <w:rPr>
              <w:rFonts w:ascii="Times New Roman" w:hAnsi="Times New Roman" w:cs="Times New Roman"/>
              <w:b/>
            </w:rPr>
          </w:rPrChange>
        </w:rPr>
      </w:pPr>
      <w:r w:rsidRPr="009315CE">
        <w:rPr>
          <w:rFonts w:ascii="Arial Narrow" w:hAnsi="Arial Narrow" w:cs="Times New Roman"/>
          <w:b/>
          <w:sz w:val="28"/>
          <w:szCs w:val="28"/>
          <w:rPrChange w:id="1102" w:author="Salim Azim ASSANI" w:date="2018-02-14T15:57:00Z">
            <w:rPr>
              <w:rFonts w:ascii="Times New Roman" w:hAnsi="Times New Roman" w:cs="Times New Roman"/>
              <w:b/>
            </w:rPr>
          </w:rPrChange>
        </w:rPr>
        <w:lastRenderedPageBreak/>
        <w:t>Conclusion</w:t>
      </w:r>
      <w:ins w:id="1103" w:author="Niavo1" w:date="2018-03-12T11:01:00Z">
        <w:r w:rsidR="00823DC0">
          <w:rPr>
            <w:rFonts w:ascii="Arial Narrow" w:hAnsi="Arial Narrow" w:cs="Times New Roman"/>
            <w:b/>
            <w:sz w:val="28"/>
            <w:szCs w:val="28"/>
          </w:rPr>
          <w:t> :</w:t>
        </w:r>
      </w:ins>
    </w:p>
    <w:p w14:paraId="17353359" w14:textId="77777777" w:rsidR="00963512" w:rsidRPr="009315CE" w:rsidRDefault="00963512" w:rsidP="00AA54FA">
      <w:pPr>
        <w:rPr>
          <w:rFonts w:ascii="Arial Narrow" w:hAnsi="Arial Narrow" w:cs="Times New Roman"/>
          <w:b/>
          <w:sz w:val="28"/>
          <w:szCs w:val="28"/>
          <w:rPrChange w:id="1104" w:author="Salim Azim ASSANI" w:date="2018-02-14T15:57:00Z">
            <w:rPr>
              <w:rFonts w:ascii="Times New Roman" w:hAnsi="Times New Roman" w:cs="Times New Roman"/>
              <w:b/>
            </w:rPr>
          </w:rPrChange>
        </w:rPr>
      </w:pPr>
    </w:p>
    <w:p w14:paraId="3329949A" w14:textId="18790EBF" w:rsidR="00963512" w:rsidRPr="009315CE" w:rsidRDefault="00963512" w:rsidP="00963512">
      <w:pPr>
        <w:jc w:val="both"/>
        <w:rPr>
          <w:rFonts w:ascii="Arial Narrow" w:hAnsi="Arial Narrow" w:cs="Times New Roman"/>
          <w:sz w:val="28"/>
          <w:szCs w:val="28"/>
          <w:rPrChange w:id="1105" w:author="Salim Azim ASSANI" w:date="2018-02-14T15:57:00Z">
            <w:rPr>
              <w:rFonts w:ascii="Times New Roman" w:hAnsi="Times New Roman" w:cs="Times New Roman"/>
            </w:rPr>
          </w:rPrChange>
        </w:rPr>
      </w:pPr>
      <w:r w:rsidRPr="009315CE">
        <w:rPr>
          <w:rFonts w:ascii="Arial Narrow" w:hAnsi="Arial Narrow" w:cs="Times New Roman"/>
          <w:sz w:val="28"/>
          <w:szCs w:val="28"/>
          <w:rPrChange w:id="1106" w:author="Salim Azim ASSANI" w:date="2018-02-14T15:57:00Z">
            <w:rPr>
              <w:rFonts w:ascii="Times New Roman" w:hAnsi="Times New Roman" w:cs="Times New Roman"/>
            </w:rPr>
          </w:rPrChange>
        </w:rPr>
        <w:t xml:space="preserve">Veracrypt est un logiciel de cryptage de données parmi la multitude qui existe dans le paysage informatique. </w:t>
      </w:r>
      <w:ins w:id="1107" w:author="Niavo1" w:date="2018-03-12T11:02:00Z">
        <w:r w:rsidR="00823DC0">
          <w:rPr>
            <w:rFonts w:ascii="Arial Narrow" w:hAnsi="Arial Narrow" w:cs="Times New Roman"/>
            <w:sz w:val="28"/>
            <w:szCs w:val="28"/>
          </w:rPr>
          <w:t xml:space="preserve">Il sert à cacher, chiffrer et sécuriser vos données. </w:t>
        </w:r>
      </w:ins>
      <w:r w:rsidRPr="009315CE">
        <w:rPr>
          <w:rFonts w:ascii="Arial Narrow" w:hAnsi="Arial Narrow" w:cs="Times New Roman"/>
          <w:sz w:val="28"/>
          <w:szCs w:val="28"/>
          <w:rPrChange w:id="1108" w:author="Salim Azim ASSANI" w:date="2018-02-14T15:57:00Z">
            <w:rPr>
              <w:rFonts w:ascii="Times New Roman" w:hAnsi="Times New Roman" w:cs="Times New Roman"/>
            </w:rPr>
          </w:rPrChange>
        </w:rPr>
        <w:t xml:space="preserve">Sa particularité tient en son téléchargement </w:t>
      </w:r>
      <w:ins w:id="1109" w:author="Niavo1" w:date="2018-03-12T11:01:00Z">
        <w:r w:rsidR="00823DC0">
          <w:rPr>
            <w:rFonts w:ascii="Arial Narrow" w:hAnsi="Arial Narrow" w:cs="Times New Roman"/>
            <w:sz w:val="28"/>
            <w:szCs w:val="28"/>
          </w:rPr>
          <w:t xml:space="preserve">rapide </w:t>
        </w:r>
      </w:ins>
      <w:r w:rsidRPr="009315CE">
        <w:rPr>
          <w:rFonts w:ascii="Arial Narrow" w:hAnsi="Arial Narrow" w:cs="Times New Roman"/>
          <w:sz w:val="28"/>
          <w:szCs w:val="28"/>
          <w:rPrChange w:id="1110" w:author="Salim Azim ASSANI" w:date="2018-02-14T15:57:00Z">
            <w:rPr>
              <w:rFonts w:ascii="Times New Roman" w:hAnsi="Times New Roman" w:cs="Times New Roman"/>
            </w:rPr>
          </w:rPrChange>
        </w:rPr>
        <w:t>et son usage</w:t>
      </w:r>
      <w:ins w:id="1111" w:author="Niavo1" w:date="2018-03-12T11:02:00Z">
        <w:r w:rsidR="00823DC0">
          <w:rPr>
            <w:rFonts w:ascii="Arial Narrow" w:hAnsi="Arial Narrow" w:cs="Times New Roman"/>
            <w:sz w:val="28"/>
            <w:szCs w:val="28"/>
          </w:rPr>
          <w:t xml:space="preserve"> facile</w:t>
        </w:r>
      </w:ins>
      <w:r w:rsidRPr="009315CE">
        <w:rPr>
          <w:rFonts w:ascii="Arial Narrow" w:hAnsi="Arial Narrow" w:cs="Times New Roman"/>
          <w:sz w:val="28"/>
          <w:szCs w:val="28"/>
          <w:rPrChange w:id="1112" w:author="Salim Azim ASSANI" w:date="2018-02-14T15:57:00Z">
            <w:rPr>
              <w:rFonts w:ascii="Times New Roman" w:hAnsi="Times New Roman" w:cs="Times New Roman"/>
            </w:rPr>
          </w:rPrChange>
        </w:rPr>
        <w:t>.</w:t>
      </w:r>
      <w:bookmarkStart w:id="1113" w:name="_GoBack"/>
      <w:bookmarkEnd w:id="1113"/>
    </w:p>
    <w:sectPr w:rsidR="00963512" w:rsidRPr="009315CE" w:rsidSect="00B76C6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10043"/>
    <w:multiLevelType w:val="multilevel"/>
    <w:tmpl w:val="71BC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D1FEB"/>
    <w:multiLevelType w:val="multilevel"/>
    <w:tmpl w:val="401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E04A6"/>
    <w:multiLevelType w:val="hybridMultilevel"/>
    <w:tmpl w:val="E9AC2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4C37B0"/>
    <w:multiLevelType w:val="hybridMultilevel"/>
    <w:tmpl w:val="E7E00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43A0E"/>
    <w:multiLevelType w:val="multilevel"/>
    <w:tmpl w:val="F65C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5A74BA"/>
    <w:multiLevelType w:val="multilevel"/>
    <w:tmpl w:val="CF9C38D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48B1528"/>
    <w:multiLevelType w:val="multilevel"/>
    <w:tmpl w:val="9078DEA4"/>
    <w:lvl w:ilvl="0">
      <w:start w:val="2"/>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4B46B5"/>
    <w:multiLevelType w:val="hybridMultilevel"/>
    <w:tmpl w:val="9F4A7EB8"/>
    <w:lvl w:ilvl="0" w:tplc="E3A820F4">
      <w:start w:val="7"/>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0E33763"/>
    <w:multiLevelType w:val="hybridMultilevel"/>
    <w:tmpl w:val="7292B986"/>
    <w:lvl w:ilvl="0" w:tplc="CA48CA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7BD1DFC"/>
    <w:multiLevelType w:val="hybridMultilevel"/>
    <w:tmpl w:val="963ABDE4"/>
    <w:lvl w:ilvl="0" w:tplc="86249B48">
      <w:start w:val="7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3F329A"/>
    <w:multiLevelType w:val="multilevel"/>
    <w:tmpl w:val="156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714E6F"/>
    <w:multiLevelType w:val="multilevel"/>
    <w:tmpl w:val="6664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3"/>
  </w:num>
  <w:num w:numId="4">
    <w:abstractNumId w:val="10"/>
  </w:num>
  <w:num w:numId="5">
    <w:abstractNumId w:val="4"/>
  </w:num>
  <w:num w:numId="6">
    <w:abstractNumId w:val="1"/>
  </w:num>
  <w:num w:numId="7">
    <w:abstractNumId w:val="0"/>
  </w:num>
  <w:num w:numId="8">
    <w:abstractNumId w:val="11"/>
  </w:num>
  <w:num w:numId="9">
    <w:abstractNumId w:val="8"/>
  </w:num>
  <w:num w:numId="10">
    <w:abstractNumId w:val="6"/>
  </w:num>
  <w:num w:numId="11">
    <w:abstractNumId w:val="5"/>
  </w:num>
  <w:num w:numId="1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avo1">
    <w15:presenceInfo w15:providerId="None" w15:userId="Niavo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4FA"/>
    <w:rsid w:val="00004C51"/>
    <w:rsid w:val="000C6ADB"/>
    <w:rsid w:val="00122AF5"/>
    <w:rsid w:val="001E6DAE"/>
    <w:rsid w:val="00211ED4"/>
    <w:rsid w:val="00243D54"/>
    <w:rsid w:val="003136AD"/>
    <w:rsid w:val="00375697"/>
    <w:rsid w:val="00377503"/>
    <w:rsid w:val="003F105D"/>
    <w:rsid w:val="004B74F4"/>
    <w:rsid w:val="0052331A"/>
    <w:rsid w:val="00533012"/>
    <w:rsid w:val="00595662"/>
    <w:rsid w:val="005F35F7"/>
    <w:rsid w:val="006A2849"/>
    <w:rsid w:val="007254CD"/>
    <w:rsid w:val="0080759B"/>
    <w:rsid w:val="00814F90"/>
    <w:rsid w:val="00822D6A"/>
    <w:rsid w:val="00823DC0"/>
    <w:rsid w:val="008E13DE"/>
    <w:rsid w:val="00903EE1"/>
    <w:rsid w:val="009315CE"/>
    <w:rsid w:val="00963512"/>
    <w:rsid w:val="009F548B"/>
    <w:rsid w:val="00A8305F"/>
    <w:rsid w:val="00AA54FA"/>
    <w:rsid w:val="00AF635E"/>
    <w:rsid w:val="00B25C5C"/>
    <w:rsid w:val="00B32F2C"/>
    <w:rsid w:val="00B76C60"/>
    <w:rsid w:val="00BF02CB"/>
    <w:rsid w:val="00C5654E"/>
    <w:rsid w:val="00CA2CBA"/>
    <w:rsid w:val="00D31632"/>
    <w:rsid w:val="00E25529"/>
    <w:rsid w:val="00E62112"/>
    <w:rsid w:val="00E762AF"/>
    <w:rsid w:val="00E8350A"/>
    <w:rsid w:val="00EC2908"/>
    <w:rsid w:val="00EF142A"/>
    <w:rsid w:val="00F3333E"/>
    <w:rsid w:val="00FC29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08F4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A54FA"/>
    <w:pPr>
      <w:ind w:left="720"/>
      <w:contextualSpacing/>
    </w:pPr>
  </w:style>
  <w:style w:type="paragraph" w:styleId="NormalWeb">
    <w:name w:val="Normal (Web)"/>
    <w:basedOn w:val="Normal"/>
    <w:uiPriority w:val="99"/>
    <w:unhideWhenUsed/>
    <w:rsid w:val="00122AF5"/>
    <w:pPr>
      <w:spacing w:before="100" w:beforeAutospacing="1" w:after="100" w:afterAutospacing="1"/>
    </w:pPr>
    <w:rPr>
      <w:rFonts w:ascii="Times New Roman" w:eastAsia="Times New Roman" w:hAnsi="Times New Roman" w:cs="Times New Roman"/>
      <w:noProof w:val="0"/>
      <w:lang w:val="en-US"/>
    </w:rPr>
  </w:style>
  <w:style w:type="character" w:styleId="Lienhypertexte">
    <w:name w:val="Hyperlink"/>
    <w:basedOn w:val="Policepardfaut"/>
    <w:uiPriority w:val="99"/>
    <w:semiHidden/>
    <w:unhideWhenUsed/>
    <w:rsid w:val="00122AF5"/>
    <w:rPr>
      <w:color w:val="0000FF"/>
      <w:u w:val="single"/>
    </w:rPr>
  </w:style>
  <w:style w:type="character" w:customStyle="1" w:styleId="lang-en">
    <w:name w:val="lang-en"/>
    <w:basedOn w:val="Policepardfaut"/>
    <w:rsid w:val="00122AF5"/>
  </w:style>
  <w:style w:type="character" w:styleId="lev">
    <w:name w:val="Strong"/>
    <w:basedOn w:val="Policepardfaut"/>
    <w:uiPriority w:val="22"/>
    <w:qFormat/>
    <w:rsid w:val="0052331A"/>
    <w:rPr>
      <w:b/>
      <w:bCs/>
    </w:rPr>
  </w:style>
  <w:style w:type="character" w:styleId="Accentuation">
    <w:name w:val="Emphasis"/>
    <w:basedOn w:val="Policepardfaut"/>
    <w:uiPriority w:val="20"/>
    <w:qFormat/>
    <w:rsid w:val="0052331A"/>
    <w:rPr>
      <w:i/>
      <w:iCs/>
    </w:rPr>
  </w:style>
  <w:style w:type="character" w:styleId="Lienhypertextesuivivisit">
    <w:name w:val="FollowedHyperlink"/>
    <w:basedOn w:val="Policepardfaut"/>
    <w:uiPriority w:val="99"/>
    <w:semiHidden/>
    <w:unhideWhenUsed/>
    <w:rsid w:val="007254CD"/>
    <w:rPr>
      <w:color w:val="954F72" w:themeColor="followedHyperlink"/>
      <w:u w:val="single"/>
    </w:rPr>
  </w:style>
  <w:style w:type="paragraph" w:styleId="Textedebulles">
    <w:name w:val="Balloon Text"/>
    <w:basedOn w:val="Normal"/>
    <w:link w:val="TextedebullesCar"/>
    <w:uiPriority w:val="99"/>
    <w:semiHidden/>
    <w:unhideWhenUsed/>
    <w:rsid w:val="00A8305F"/>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A8305F"/>
    <w:rPr>
      <w:rFonts w:ascii="Times New Roman" w:hAnsi="Times New Roman"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9429">
      <w:bodyDiv w:val="1"/>
      <w:marLeft w:val="0"/>
      <w:marRight w:val="0"/>
      <w:marTop w:val="0"/>
      <w:marBottom w:val="0"/>
      <w:divBdr>
        <w:top w:val="none" w:sz="0" w:space="0" w:color="auto"/>
        <w:left w:val="none" w:sz="0" w:space="0" w:color="auto"/>
        <w:bottom w:val="none" w:sz="0" w:space="0" w:color="auto"/>
        <w:right w:val="none" w:sz="0" w:space="0" w:color="auto"/>
      </w:divBdr>
    </w:div>
    <w:div w:id="366681978">
      <w:bodyDiv w:val="1"/>
      <w:marLeft w:val="0"/>
      <w:marRight w:val="0"/>
      <w:marTop w:val="0"/>
      <w:marBottom w:val="0"/>
      <w:divBdr>
        <w:top w:val="none" w:sz="0" w:space="0" w:color="auto"/>
        <w:left w:val="none" w:sz="0" w:space="0" w:color="auto"/>
        <w:bottom w:val="none" w:sz="0" w:space="0" w:color="auto"/>
        <w:right w:val="none" w:sz="0" w:space="0" w:color="auto"/>
      </w:divBdr>
    </w:div>
    <w:div w:id="465009826">
      <w:bodyDiv w:val="1"/>
      <w:marLeft w:val="0"/>
      <w:marRight w:val="0"/>
      <w:marTop w:val="0"/>
      <w:marBottom w:val="0"/>
      <w:divBdr>
        <w:top w:val="none" w:sz="0" w:space="0" w:color="auto"/>
        <w:left w:val="none" w:sz="0" w:space="0" w:color="auto"/>
        <w:bottom w:val="none" w:sz="0" w:space="0" w:color="auto"/>
        <w:right w:val="none" w:sz="0" w:space="0" w:color="auto"/>
      </w:divBdr>
    </w:div>
    <w:div w:id="565918606">
      <w:bodyDiv w:val="1"/>
      <w:marLeft w:val="0"/>
      <w:marRight w:val="0"/>
      <w:marTop w:val="0"/>
      <w:marBottom w:val="0"/>
      <w:divBdr>
        <w:top w:val="none" w:sz="0" w:space="0" w:color="auto"/>
        <w:left w:val="none" w:sz="0" w:space="0" w:color="auto"/>
        <w:bottom w:val="none" w:sz="0" w:space="0" w:color="auto"/>
        <w:right w:val="none" w:sz="0" w:space="0" w:color="auto"/>
      </w:divBdr>
    </w:div>
    <w:div w:id="756634644">
      <w:bodyDiv w:val="1"/>
      <w:marLeft w:val="0"/>
      <w:marRight w:val="0"/>
      <w:marTop w:val="0"/>
      <w:marBottom w:val="0"/>
      <w:divBdr>
        <w:top w:val="none" w:sz="0" w:space="0" w:color="auto"/>
        <w:left w:val="none" w:sz="0" w:space="0" w:color="auto"/>
        <w:bottom w:val="none" w:sz="0" w:space="0" w:color="auto"/>
        <w:right w:val="none" w:sz="0" w:space="0" w:color="auto"/>
      </w:divBdr>
    </w:div>
    <w:div w:id="1011225134">
      <w:bodyDiv w:val="1"/>
      <w:marLeft w:val="0"/>
      <w:marRight w:val="0"/>
      <w:marTop w:val="0"/>
      <w:marBottom w:val="0"/>
      <w:divBdr>
        <w:top w:val="none" w:sz="0" w:space="0" w:color="auto"/>
        <w:left w:val="none" w:sz="0" w:space="0" w:color="auto"/>
        <w:bottom w:val="none" w:sz="0" w:space="0" w:color="auto"/>
        <w:right w:val="none" w:sz="0" w:space="0" w:color="auto"/>
      </w:divBdr>
    </w:div>
    <w:div w:id="1054043767">
      <w:bodyDiv w:val="1"/>
      <w:marLeft w:val="0"/>
      <w:marRight w:val="0"/>
      <w:marTop w:val="0"/>
      <w:marBottom w:val="0"/>
      <w:divBdr>
        <w:top w:val="none" w:sz="0" w:space="0" w:color="auto"/>
        <w:left w:val="none" w:sz="0" w:space="0" w:color="auto"/>
        <w:bottom w:val="none" w:sz="0" w:space="0" w:color="auto"/>
        <w:right w:val="none" w:sz="0" w:space="0" w:color="auto"/>
      </w:divBdr>
    </w:div>
    <w:div w:id="1528829884">
      <w:bodyDiv w:val="1"/>
      <w:marLeft w:val="0"/>
      <w:marRight w:val="0"/>
      <w:marTop w:val="0"/>
      <w:marBottom w:val="0"/>
      <w:divBdr>
        <w:top w:val="none" w:sz="0" w:space="0" w:color="auto"/>
        <w:left w:val="none" w:sz="0" w:space="0" w:color="auto"/>
        <w:bottom w:val="none" w:sz="0" w:space="0" w:color="auto"/>
        <w:right w:val="none" w:sz="0" w:space="0" w:color="auto"/>
      </w:divBdr>
    </w:div>
    <w:div w:id="1779640058">
      <w:bodyDiv w:val="1"/>
      <w:marLeft w:val="0"/>
      <w:marRight w:val="0"/>
      <w:marTop w:val="0"/>
      <w:marBottom w:val="0"/>
      <w:divBdr>
        <w:top w:val="none" w:sz="0" w:space="0" w:color="auto"/>
        <w:left w:val="none" w:sz="0" w:space="0" w:color="auto"/>
        <w:bottom w:val="none" w:sz="0" w:space="0" w:color="auto"/>
        <w:right w:val="none" w:sz="0" w:space="0" w:color="auto"/>
      </w:divBdr>
    </w:div>
    <w:div w:id="1911229514">
      <w:bodyDiv w:val="1"/>
      <w:marLeft w:val="0"/>
      <w:marRight w:val="0"/>
      <w:marTop w:val="0"/>
      <w:marBottom w:val="0"/>
      <w:divBdr>
        <w:top w:val="none" w:sz="0" w:space="0" w:color="auto"/>
        <w:left w:val="none" w:sz="0" w:space="0" w:color="auto"/>
        <w:bottom w:val="none" w:sz="0" w:space="0" w:color="auto"/>
        <w:right w:val="none" w:sz="0" w:space="0" w:color="auto"/>
      </w:divBdr>
    </w:div>
    <w:div w:id="195902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baud.com/wp-content/uploads/2015/01/Capture.4PNG.png" TargetMode="External"/><Relationship Id="rId18" Type="http://schemas.openxmlformats.org/officeDocument/2006/relationships/image" Target="media/image7.png"/><Relationship Id="rId26" Type="http://schemas.openxmlformats.org/officeDocument/2006/relationships/hyperlink" Target="http://www.thebaud.com/wp-content/uploads/2015/01/Sans-titre11.png" TargetMode="External"/><Relationship Id="rId39" Type="http://schemas.openxmlformats.org/officeDocument/2006/relationships/image" Target="media/image19.gif"/><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www.thebaud.com/wp-content/uploads/2015/01/VeraCrypt1.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www.thebaud.com/wp-content/uploads/2015/01/Sans-titre10.png" TargetMode="External"/><Relationship Id="rId32" Type="http://schemas.openxmlformats.org/officeDocument/2006/relationships/image" Target="media/image14.png"/><Relationship Id="rId37" Type="http://schemas.openxmlformats.org/officeDocument/2006/relationships/hyperlink" Target="https://cdn2.nextinpact.com/images/bd/news/164323.p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hebaud.com/wp-content/uploads/2015/01/Capture6.png" TargetMode="External"/><Relationship Id="rId23" Type="http://schemas.openxmlformats.org/officeDocument/2006/relationships/image" Target="media/image10.png"/><Relationship Id="rId28" Type="http://schemas.openxmlformats.org/officeDocument/2006/relationships/hyperlink" Target="http://www.thebaud.com/wp-content/uploads/2015/01/Sans-titre12.png" TargetMode="External"/><Relationship Id="rId36" Type="http://schemas.openxmlformats.org/officeDocument/2006/relationships/image" Target="media/image17.png"/><Relationship Id="rId10" Type="http://schemas.openxmlformats.org/officeDocument/2006/relationships/hyperlink" Target="http://www.thebaud.com/wp-content/uploads/2015/01/VeraCrypt2.png" TargetMode="External"/><Relationship Id="rId19" Type="http://schemas.openxmlformats.org/officeDocument/2006/relationships/hyperlink" Target="http://www.thebaud.com/wp-content/uploads/2015/01/Sans-titre8.png" TargetMode="External"/><Relationship Id="rId31" Type="http://schemas.openxmlformats.org/officeDocument/2006/relationships/hyperlink" Target="http://www.thebaud.com/wp-content/uploads/2015/01/Sans-titre14.p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thebaud.com/wp-content/uploads/2015/01/Sans-titre9.png" TargetMode="External"/><Relationship Id="rId27" Type="http://schemas.openxmlformats.org/officeDocument/2006/relationships/image" Target="media/image12.png"/><Relationship Id="rId30" Type="http://schemas.openxmlformats.org/officeDocument/2006/relationships/hyperlink" Target="http://www.thebaud.com/wp-content/uploads/2015/01/Sans-titre13.png" TargetMode="External"/><Relationship Id="rId35" Type="http://schemas.openxmlformats.org/officeDocument/2006/relationships/hyperlink" Target="https://cdn2.nextinpact.com/images/bd/news/164318.png"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www.thebaud.com/wp-content/uploads/2015/01/Veracrypt3.png" TargetMode="External"/><Relationship Id="rId17" Type="http://schemas.openxmlformats.org/officeDocument/2006/relationships/hyperlink" Target="http://www.thebaud.com/wp-content/uploads/2015/01/Capture7.png"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BF013-B2A6-42B7-89DC-8E9D58EE3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2342</Words>
  <Characters>12884</Characters>
  <Application>Microsoft Office Word</Application>
  <DocSecurity>0</DocSecurity>
  <Lines>107</Lines>
  <Paragraphs>30</Paragraphs>
  <ScaleCrop>false</ScaleCrop>
  <HeadingPairs>
    <vt:vector size="4" baseType="variant">
      <vt:variant>
        <vt:lpstr>Titre</vt:lpstr>
      </vt:variant>
      <vt:variant>
        <vt:i4>1</vt:i4>
      </vt:variant>
      <vt:variant>
        <vt:lpstr>Headings</vt:lpstr>
      </vt:variant>
      <vt:variant>
        <vt:i4>5</vt:i4>
      </vt:variant>
    </vt:vector>
  </HeadingPairs>
  <TitlesOfParts>
    <vt:vector size="6" baseType="lpstr">
      <vt:lpstr/>
      <vt:lpstr>        Folder Lock 7.6.1 </vt:lpstr>
      <vt:lpstr>        BitLocker</vt:lpstr>
      <vt:lpstr>        AxCrypt</vt:lpstr>
      <vt:lpstr>        Advanced ZIP Password Recovery</vt:lpstr>
      <vt:lpstr>        Etc.</vt:lpstr>
    </vt:vector>
  </TitlesOfParts>
  <Company/>
  <LinksUpToDate>false</LinksUpToDate>
  <CharactersWithSpaces>15196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Azim ASSANI</dc:creator>
  <cp:keywords/>
  <dc:description/>
  <cp:lastModifiedBy>Niavo1</cp:lastModifiedBy>
  <cp:revision>4</cp:revision>
  <dcterms:created xsi:type="dcterms:W3CDTF">2018-02-14T15:15:00Z</dcterms:created>
  <dcterms:modified xsi:type="dcterms:W3CDTF">2018-03-12T08:11:00Z</dcterms:modified>
</cp:coreProperties>
</file>